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E0B5" w14:textId="513D2C1E" w:rsidR="00EE588D" w:rsidRDefault="00EE588D" w:rsidP="00EE588D">
      <w:pPr>
        <w:pStyle w:val="ListParagraph"/>
        <w:numPr>
          <w:ilvl w:val="0"/>
          <w:numId w:val="22"/>
        </w:numPr>
        <w:rPr>
          <w:ins w:id="0" w:author="Kenneth J. Sher" w:date="2021-08-31T17:41:00Z"/>
        </w:rPr>
      </w:pPr>
      <w:r>
        <w:t>Prevailing goals of longitudinal research</w:t>
      </w:r>
    </w:p>
    <w:p w14:paraId="32D2690B" w14:textId="77777777" w:rsidR="00EE588D" w:rsidRDefault="00EE588D" w:rsidP="00746AAF">
      <w:pPr>
        <w:pStyle w:val="ListParagraph"/>
        <w:ind w:left="360"/>
      </w:pPr>
    </w:p>
    <w:p w14:paraId="08D205FC" w14:textId="256056A2" w:rsidR="00E10C63" w:rsidRDefault="001936F6" w:rsidP="00EE588D">
      <w:pPr>
        <w:pStyle w:val="ListParagraph"/>
        <w:spacing w:line="480" w:lineRule="auto"/>
        <w:ind w:left="0"/>
      </w:pPr>
      <w:r>
        <w:t xml:space="preserve">At </w:t>
      </w:r>
      <w:ins w:id="1" w:author="Kenneth J. Sher" w:date="2021-08-31T21:42:00Z">
        <w:r w:rsidR="00746AAF">
          <w:t xml:space="preserve">its </w:t>
        </w:r>
      </w:ins>
      <w:r>
        <w:t xml:space="preserve">heart, the ABCD study is designed to chart the course of human development across multiple, interacting domains from late childhood to early adulthood and to identify factors that lead to both positive and negative developmental outcomes. By necessity, the earliest data releases from ABCD </w:t>
      </w:r>
      <w:r w:rsidR="00EC63E6">
        <w:t>were</w:t>
      </w:r>
      <w:r>
        <w:t xml:space="preserve"> cross-sectional (i.e., the baseline data), </w:t>
      </w:r>
      <w:r w:rsidR="00CB39FD">
        <w:t xml:space="preserve">but </w:t>
      </w:r>
      <w:r>
        <w:t>with each new wave of data collection</w:t>
      </w:r>
      <w:ins w:id="2" w:author="Kenneth J. Sher" w:date="2021-08-31T21:42:00Z">
        <w:r w:rsidR="00BA35D9">
          <w:t>,</w:t>
        </w:r>
      </w:ins>
      <w:r>
        <w:t xml:space="preserve"> ABCD provides the building blocks for conducting </w:t>
      </w:r>
      <w:r w:rsidR="00CB39FD">
        <w:t xml:space="preserve">probing </w:t>
      </w:r>
      <w:r>
        <w:t xml:space="preserve">longitudinal analyses that allow us to characterize normative development, identify variables that </w:t>
      </w:r>
      <w:r w:rsidR="00CB39FD">
        <w:t>presage deviations from prototypic</w:t>
      </w:r>
      <w:r>
        <w:t xml:space="preserve"> development, and a</w:t>
      </w:r>
      <w:r w:rsidR="00CB39FD">
        <w:t>ssess</w:t>
      </w:r>
      <w:r>
        <w:t xml:space="preserve"> </w:t>
      </w:r>
      <w:r w:rsidR="00CB39FD">
        <w:t xml:space="preserve">a </w:t>
      </w:r>
      <w:r>
        <w:t>range of outcomes associated with variables of interest</w:t>
      </w:r>
      <w:r w:rsidR="00862A46">
        <w:t>. To the extent that the study has assessed variables associated with etiological processes</w:t>
      </w:r>
      <w:r w:rsidR="008C28B1">
        <w:t xml:space="preserve"> (e.g., </w:t>
      </w:r>
      <w:del w:id="3" w:author="Kenneth J. Sher" w:date="2021-08-31T21:43:00Z">
        <w:r w:rsidR="008C28B1" w:rsidDel="00BA35D9">
          <w:delText xml:space="preserve">how </w:delText>
        </w:r>
      </w:del>
      <w:r w:rsidR="00BA35D9">
        <w:t xml:space="preserve">the mechanisms explicating how </w:t>
      </w:r>
      <w:r w:rsidR="008C28B1">
        <w:t>regular use of a psychoactive substance leads to addiction in a some individuals)</w:t>
      </w:r>
      <w:r w:rsidR="00862A46">
        <w:t xml:space="preserve"> and the mechanisms underlying consequences of variables of interest (e.g., effects of cannabis on the development of psychosis), such longitudinal data provide the tools for evaluating the extent that the observed patterns are consistent with extant theory or suggest the need to revise our theories.  </w:t>
      </w:r>
      <w:commentRangeStart w:id="4"/>
      <w:r w:rsidR="00862A46">
        <w:t>Consequently, each</w:t>
      </w:r>
      <w:r w:rsidR="00CB39FD">
        <w:t xml:space="preserve"> new measurement occasion not only provides a more extended portrait of the child’s life course</w:t>
      </w:r>
      <w:ins w:id="5" w:author="Sher, Kenneth" w:date="2021-09-14T19:12:00Z">
        <w:r w:rsidR="00825E7F">
          <w:t xml:space="preserve"> (and not just characterize growth during this period but also assess the durability/chronicity of prior </w:t>
        </w:r>
      </w:ins>
      <w:ins w:id="6" w:author="Sher, Kenneth" w:date="2021-09-14T19:13:00Z">
        <w:r w:rsidR="00825E7F">
          <w:t>effects/consequences)</w:t>
        </w:r>
      </w:ins>
      <w:r w:rsidR="00CB39FD">
        <w:t xml:space="preserve">, but also brings with it greater methodological opportunities to exploit the statistical </w:t>
      </w:r>
      <w:r w:rsidR="00627E93">
        <w:t xml:space="preserve">properties of longitudinal data in the furtherance of critical scientific questions. </w:t>
      </w:r>
      <w:ins w:id="7" w:author="Sher, Kenneth" w:date="2021-09-14T19:13:00Z">
        <w:r w:rsidR="00825E7F">
          <w:t>For example, while technically two waves of data are all that are needed to provide “longitudin</w:t>
        </w:r>
      </w:ins>
      <w:ins w:id="8" w:author="Sher, Kenneth" w:date="2021-09-14T19:14:00Z">
        <w:r w:rsidR="00825E7F">
          <w:t>al prediction” in one sense, with three waves of data we are better able to distinguish between</w:t>
        </w:r>
      </w:ins>
      <w:ins w:id="9" w:author="Sher, Kenneth" w:date="2021-09-14T19:15:00Z">
        <w:r w:rsidR="00825E7F">
          <w:t>-subject and within-subject associations over time. We can also start to model growth processes and su</w:t>
        </w:r>
      </w:ins>
      <w:ins w:id="10" w:author="Sher, Kenneth" w:date="2021-09-14T19:16:00Z">
        <w:r w:rsidR="00825E7F">
          <w:t xml:space="preserve">cceeding waves of data allow us to model such processes with fewer statistical </w:t>
        </w:r>
        <w:r w:rsidR="00825E7F">
          <w:lastRenderedPageBreak/>
          <w:t xml:space="preserve">assumptions. </w:t>
        </w:r>
      </w:ins>
      <w:r w:rsidR="00627E93">
        <w:t>That is, we can ask more nu</w:t>
      </w:r>
      <w:ins w:id="11" w:author="Kenneth J. Sher" w:date="2021-08-31T17:35:00Z">
        <w:r w:rsidR="00EE588D">
          <w:t>an</w:t>
        </w:r>
      </w:ins>
      <w:r w:rsidR="00627E93">
        <w:t>ced questions and make stronger inferences as our number of</w:t>
      </w:r>
      <w:r w:rsidR="00EC63E6">
        <w:t xml:space="preserve"> time-ordered</w:t>
      </w:r>
      <w:r w:rsidR="00627E93">
        <w:t xml:space="preserve"> observations grow</w:t>
      </w:r>
      <w:r w:rsidR="00862A46">
        <w:t xml:space="preserve"> assuming we have assessed the “right” variables and the timings of our observations comport with the temporal dynamics of the mechanisms of interest</w:t>
      </w:r>
      <w:r w:rsidR="00627E93">
        <w:t>.</w:t>
      </w:r>
      <w:commentRangeEnd w:id="4"/>
      <w:r w:rsidR="008C28B1">
        <w:rPr>
          <w:rStyle w:val="CommentReference"/>
        </w:rPr>
        <w:commentReference w:id="4"/>
      </w:r>
    </w:p>
    <w:p w14:paraId="6EF24A50" w14:textId="7B971076" w:rsidR="00E10C63" w:rsidRDefault="00E10C63" w:rsidP="00E10C63">
      <w:pPr>
        <w:pStyle w:val="FirstParagraph"/>
        <w:ind w:firstLine="360"/>
      </w:pPr>
      <w:commentRangeStart w:id="12"/>
      <w:r w:rsidRPr="00746AAF">
        <w:rPr>
          <w:i/>
          <w:iCs/>
        </w:rPr>
        <w:t>Longitudinal data and quality control.</w:t>
      </w:r>
      <w:r>
        <w:t xml:space="preserve"> </w:t>
      </w:r>
      <w:commentRangeEnd w:id="12"/>
      <w:r w:rsidR="00BA35D9">
        <w:rPr>
          <w:rStyle w:val="CommentReference"/>
        </w:rPr>
        <w:commentReference w:id="12"/>
      </w:r>
      <w:r>
        <w:t xml:space="preserve">While the primary reason for collecting longitudinal data is in pursuit of addressing scientific questions, from a methodological perspective, having multiple observations over time allows researchers to identify potentially problematic observations when highly improbable longitudinal patterns are observed. For example, a given profile of responses over time might </w:t>
      </w:r>
      <w:del w:id="13" w:author="Kenneth J. Sher" w:date="2021-08-31T21:46:00Z">
        <w:r w:rsidR="00BA35D9" w:rsidDel="00BA35D9">
          <w:delText xml:space="preserve">suggest </w:delText>
        </w:r>
      </w:del>
      <w:r w:rsidR="00BA35D9">
        <w:t xml:space="preserve">identify an </w:t>
      </w:r>
      <w:r>
        <w:t>individual</w:t>
      </w:r>
      <w:r w:rsidR="00BA35D9">
        <w:t xml:space="preserve"> with</w:t>
      </w:r>
      <w:r>
        <w:t xml:space="preserve"> extreme within-subject variability in what is presumed to be a stable trait.  Also, because many measures are highly correlated over time (i.e., have </w:t>
      </w:r>
      <w:ins w:id="14" w:author="Kenneth J. Sher" w:date="2021-09-14T16:53:00Z">
        <w:r w:rsidR="006F0F67">
          <w:t xml:space="preserve">high </w:t>
        </w:r>
      </w:ins>
      <w:r>
        <w:t xml:space="preserve">stability or test-retest correlations), we can identify individuals who show large residuals when, say, an observation made at </w:t>
      </w:r>
      <w:r w:rsidRPr="00DF0759">
        <w:rPr>
          <w:i/>
          <w:iCs/>
        </w:rPr>
        <w:t>t+1</w:t>
      </w:r>
      <w:r>
        <w:t xml:space="preserve"> is regressed on </w:t>
      </w:r>
      <w:r w:rsidRPr="00DF0759">
        <w:rPr>
          <w:i/>
          <w:iCs/>
        </w:rPr>
        <w:t>t</w:t>
      </w:r>
      <w:r>
        <w:t>.  Such longitudinal outliers can flag suspect data points in the same way that extreme univariate outliers can signal the need to further examine other properties of the data associated with the anomalous observation in cross-sectional data. Ostensibly aberrant observations can reflect valid phenomena or problems with subject-based invalid responding, problems with data collection and curation, or mishandling of specific observations</w:t>
      </w:r>
      <w:r w:rsidR="00BA35D9">
        <w:t xml:space="preserve"> elsewhere</w:t>
      </w:r>
      <w:r>
        <w:t xml:space="preserve"> in the data processing pipeline. But, at a minimum, anomalous longitudinal data patterns identif</w:t>
      </w:r>
      <w:r w:rsidR="00BA35D9">
        <w:t xml:space="preserve">y </w:t>
      </w:r>
      <w:r>
        <w:t xml:space="preserve">those observations that warrant further </w:t>
      </w:r>
      <w:r w:rsidR="00862A46">
        <w:t>scrutiny.</w:t>
      </w:r>
    </w:p>
    <w:p w14:paraId="2C15B6A4" w14:textId="4FDE6517" w:rsidR="00EE588D" w:rsidRDefault="00EE588D" w:rsidP="00EE588D">
      <w:pPr>
        <w:pStyle w:val="BodyText"/>
        <w:numPr>
          <w:ilvl w:val="0"/>
          <w:numId w:val="22"/>
        </w:numPr>
      </w:pPr>
      <w:r>
        <w:t>Key developmental considerations</w:t>
      </w:r>
    </w:p>
    <w:p w14:paraId="21D907B0" w14:textId="1105DE6F" w:rsidR="004748CB" w:rsidRDefault="004748CB" w:rsidP="00FA57B9">
      <w:pPr>
        <w:pStyle w:val="BodyText"/>
        <w:ind w:firstLine="360"/>
      </w:pPr>
      <w:r>
        <w:lastRenderedPageBreak/>
        <w:t xml:space="preserve">There are a number of important concepts to consider when conducting longitudinal analyses in a developmental context. These include difference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 the same phenomenon or different ones and, relatedly, can ostensibly different behaviors manifested at different times represent </w:t>
      </w:r>
      <w:r w:rsidR="00FA57B9">
        <w:t xml:space="preserve">the same underlying basic phenomenon expressing themselves differently in different developmental contexts. Appreciation of these and other issues can help to guide analysis and interpretation of data and aid translation to clinical and public health applications.  </w:t>
      </w:r>
    </w:p>
    <w:p w14:paraId="7732D974" w14:textId="5499A80E" w:rsidR="00EE588D" w:rsidRDefault="00EE588D" w:rsidP="004748CB">
      <w:pPr>
        <w:pStyle w:val="BodyText"/>
        <w:ind w:firstLine="360"/>
      </w:pPr>
      <w:r w:rsidRPr="00746AAF">
        <w:rPr>
          <w:i/>
          <w:iCs/>
        </w:rPr>
        <w:t>Types of stability and change</w:t>
      </w:r>
      <w:r>
        <w:t>.  If one were to try to sum up what development in a living organism is</w:t>
      </w:r>
      <w:r w:rsidR="00A07AA0">
        <w:t xml:space="preserve"> exactly</w:t>
      </w:r>
      <w:r>
        <w:t>, one could plausibly argue</w:t>
      </w:r>
      <w:r w:rsidR="00862B93">
        <w:t xml:space="preserve"> it’s the characterization of stability and change as the organism traverses the life course. There are a few different ways to think of stability. For example, we can think of whether or not someone exhibits the same </w:t>
      </w:r>
      <w:r w:rsidR="00862B93" w:rsidRPr="004748CB">
        <w:rPr>
          <w:i/>
          <w:iCs/>
        </w:rPr>
        <w:t>level</w:t>
      </w:r>
      <w:r w:rsidR="00862B93">
        <w:t xml:space="preserve"> of a trait (e.g., height) at two measurement occasions separated in time. That is, did they grow (i.e., change) or stay the same height (i.e., remain the same)?</w:t>
      </w:r>
      <w:ins w:id="15" w:author="Kenneth J. Sher" w:date="2021-08-31T20:34:00Z">
        <w:r w:rsidR="00A07AA0">
          <w:t xml:space="preserve"> </w:t>
        </w:r>
      </w:ins>
      <w:r w:rsidR="00862B93">
        <w:t xml:space="preserve"> Alternatively, we often think of stability and change with respect to </w:t>
      </w:r>
      <w:r w:rsidR="00A07AA0">
        <w:t xml:space="preserve">relative or rank-order stability with respect to </w:t>
      </w:r>
      <w:proofErr w:type="spellStart"/>
      <w:proofErr w:type="gramStart"/>
      <w:r w:rsidR="00A07AA0">
        <w:t>ones</w:t>
      </w:r>
      <w:proofErr w:type="spellEnd"/>
      <w:proofErr w:type="gramEnd"/>
      <w:r w:rsidR="00A07AA0">
        <w:t xml:space="preserve"> age peers. That is, someone who is the shortest person in his class in </w:t>
      </w:r>
      <w:del w:id="16" w:author="Kenneth J. Sher" w:date="2021-09-14T16:55:00Z">
        <w:r w:rsidR="00A07AA0" w:rsidDel="006F0F67">
          <w:delText>grade 6</w:delText>
        </w:r>
      </w:del>
      <w:ins w:id="17" w:author="Kenneth J. Sher" w:date="2021-09-14T16:55:00Z">
        <w:r w:rsidR="006F0F67">
          <w:t>6</w:t>
        </w:r>
        <w:r w:rsidR="006F0F67" w:rsidRPr="006F0F67">
          <w:rPr>
            <w:vertAlign w:val="superscript"/>
            <w:rPrChange w:id="18" w:author="Kenneth J. Sher" w:date="2021-09-14T16:55:00Z">
              <w:rPr/>
            </w:rPrChange>
          </w:rPr>
          <w:t>th</w:t>
        </w:r>
        <w:r w:rsidR="006F0F67">
          <w:t xml:space="preserve"> grade</w:t>
        </w:r>
      </w:ins>
      <w:r w:rsidR="00A07AA0">
        <w:t xml:space="preserve"> may grow considerably over the next two years (i.e., exhibit mean level change), but still remain the shortest person among </w:t>
      </w:r>
      <w:proofErr w:type="gramStart"/>
      <w:r w:rsidR="00A07AA0">
        <w:t>this peers</w:t>
      </w:r>
      <w:proofErr w:type="gramEnd"/>
      <w:ins w:id="19" w:author="Kenneth J. Sher" w:date="2021-09-14T16:54:00Z">
        <w:r w:rsidR="006F0F67">
          <w:t xml:space="preserve"> the 8</w:t>
        </w:r>
        <w:r w:rsidR="006F0F67" w:rsidRPr="006F0F67">
          <w:rPr>
            <w:vertAlign w:val="superscript"/>
            <w:rPrChange w:id="20" w:author="Kenneth J. Sher" w:date="2021-09-14T16:54:00Z">
              <w:rPr/>
            </w:rPrChange>
          </w:rPr>
          <w:t>th</w:t>
        </w:r>
        <w:r w:rsidR="006F0F67">
          <w:t xml:space="preserve"> grade</w:t>
        </w:r>
      </w:ins>
      <w:r w:rsidR="00A07AA0">
        <w:t xml:space="preserve">. </w:t>
      </w:r>
      <w:r w:rsidR="002259F5">
        <w:t xml:space="preserve">That is, he is manifesting a type of rank order stability. </w:t>
      </w:r>
      <w:r w:rsidR="00A07AA0">
        <w:t xml:space="preserve">Both types of stability and change are important. For example, mean-level change in certain traits might help to explain </w:t>
      </w:r>
      <w:proofErr w:type="gramStart"/>
      <w:r w:rsidR="00A07AA0">
        <w:t>why</w:t>
      </w:r>
      <w:r w:rsidR="002259F5">
        <w:t>,  in</w:t>
      </w:r>
      <w:proofErr w:type="gramEnd"/>
      <w:r w:rsidR="002259F5">
        <w:t xml:space="preserve"> general,</w:t>
      </w:r>
      <w:r w:rsidR="00A07AA0">
        <w:t xml:space="preserve"> individuals are particularly </w:t>
      </w:r>
      <w:r w:rsidR="00A07AA0">
        <w:lastRenderedPageBreak/>
        <w:t>vulnerable</w:t>
      </w:r>
      <w:r w:rsidR="002259F5">
        <w:t xml:space="preserve"> </w:t>
      </w:r>
      <w:r w:rsidR="00A07AA0">
        <w:t xml:space="preserve">to social influences at some ages more than others. </w:t>
      </w:r>
      <w:r w:rsidR="002259F5">
        <w:t>In contrast, rank order change (or stability) might help to quantify the extent to which certain characteristics of the individual or more trait</w:t>
      </w:r>
      <w:ins w:id="21" w:author="Kenneth J. Sher" w:date="2021-09-14T16:55:00Z">
        <w:r w:rsidR="006F0F67">
          <w:t>-</w:t>
        </w:r>
      </w:ins>
      <w:del w:id="22" w:author="Kenneth J. Sher" w:date="2021-09-14T16:55:00Z">
        <w:r w:rsidR="002259F5" w:rsidDel="006F0F67">
          <w:delText>=</w:delText>
        </w:r>
      </w:del>
      <w:r w:rsidR="002259F5">
        <w:t>like</w:t>
      </w:r>
      <w:del w:id="23" w:author="Kenneth J. Sher" w:date="2021-09-14T16:57:00Z">
        <w:r w:rsidR="002259F5" w:rsidDel="006F0F67">
          <w:delText xml:space="preserve"> or situations</w:delText>
        </w:r>
      </w:del>
      <w:r w:rsidR="002259F5">
        <w:t xml:space="preserve">. For example, in some areas of development, there is considerable mean change over the course of development (e.g., changes in Big 5 personality traits), </w:t>
      </w:r>
      <w:commentRangeStart w:id="24"/>
      <w:r w:rsidR="002259F5">
        <w:t xml:space="preserve">but relatively high rank-order stability (although as might be expected, such rank-order stability tends to decrease the </w:t>
      </w:r>
      <w:proofErr w:type="spellStart"/>
      <w:r w:rsidR="002259F5">
        <w:t>the</w:t>
      </w:r>
      <w:proofErr w:type="spellEnd"/>
      <w:r w:rsidR="002259F5">
        <w:t xml:space="preserve"> interval between measurement occasions increases</w:t>
      </w:r>
      <w:ins w:id="25" w:author="Samuel Hawes" w:date="2021-10-03T19:53:00Z">
        <w:r w:rsidR="002C21B6">
          <w:t>)</w:t>
        </w:r>
      </w:ins>
      <w:r w:rsidR="002259F5">
        <w:t>.</w:t>
      </w:r>
      <w:commentRangeEnd w:id="24"/>
      <w:r w:rsidR="006F0F67">
        <w:rPr>
          <w:rStyle w:val="CommentReference"/>
        </w:rPr>
        <w:commentReference w:id="24"/>
      </w:r>
    </w:p>
    <w:p w14:paraId="7B55142E" w14:textId="48310D89" w:rsidR="002259F5" w:rsidRDefault="002259F5" w:rsidP="002259F5">
      <w:pPr>
        <w:pStyle w:val="BodyText"/>
        <w:ind w:firstLine="360"/>
      </w:pPr>
      <w:r>
        <w:tab/>
      </w:r>
      <w:r>
        <w:rPr>
          <w:i/>
          <w:iCs/>
        </w:rPr>
        <w:t>Developmental disturbances</w:t>
      </w:r>
      <w:r>
        <w:t xml:space="preserve">. Rank-order stability can be used to model interindividual stability over time as an autoregressive </w:t>
      </w:r>
      <w:proofErr w:type="gramStart"/>
      <w:r>
        <w:t>process</w:t>
      </w:r>
      <w:commentRangeStart w:id="26"/>
      <w:r>
        <w:t>,.</w:t>
      </w:r>
      <w:proofErr w:type="gramEnd"/>
      <w:r>
        <w:t xml:space="preserve"> That is, the rank-order stability can be used to model </w:t>
      </w:r>
      <w:r w:rsidR="00940A52">
        <w:t xml:space="preserve">continuity of a behavior. Assuming equal intervals, the correlations between T0 and T1, and between T1 and T2 could be used to estimate the correlation between </w:t>
      </w:r>
      <w:del w:id="27" w:author="Kenneth J. Sher" w:date="2021-09-14T16:59:00Z">
        <w:r w:rsidR="00940A52" w:rsidDel="006F0F67">
          <w:delText xml:space="preserve">T0 </w:delText>
        </w:r>
      </w:del>
      <w:ins w:id="28" w:author="Kenneth J. Sher" w:date="2021-09-14T16:59:00Z">
        <w:r w:rsidR="006F0F67">
          <w:t xml:space="preserve">T2 </w:t>
        </w:r>
      </w:ins>
      <w:r w:rsidR="00940A52">
        <w:t xml:space="preserve">and </w:t>
      </w:r>
      <w:del w:id="29" w:author="Kenneth J. Sher" w:date="2021-09-14T16:59:00Z">
        <w:r w:rsidR="00940A52" w:rsidDel="006F0F67">
          <w:delText>T2</w:delText>
        </w:r>
      </w:del>
      <w:ins w:id="30" w:author="Kenneth J. Sher" w:date="2021-09-14T16:59:00Z">
        <w:r w:rsidR="006F0F67">
          <w:t>T3</w:t>
        </w:r>
      </w:ins>
      <w:r w:rsidR="00940A52">
        <w:t xml:space="preserve">. </w:t>
      </w:r>
      <w:commentRangeEnd w:id="26"/>
      <w:r w:rsidR="00940A52">
        <w:rPr>
          <w:rStyle w:val="CommentReference"/>
        </w:rPr>
        <w:commentReference w:id="26"/>
      </w:r>
      <w:r w:rsidR="00940A52">
        <w:t xml:space="preserve">However, there can be periods of life where various environmental pressures will tend to suppress this stability, disrupting this orderly stochastic process. For example, suppose there is considerable variability in how much alcohol someone drinks while in high school and that there is </w:t>
      </w:r>
      <w:r w:rsidR="00F074C2">
        <w:t>relatively high</w:t>
      </w:r>
      <w:r w:rsidR="00940A52">
        <w:t xml:space="preserve"> rank-order stability in drinking across the high-school years. Suppose further, </w:t>
      </w:r>
      <w:r w:rsidR="00F074C2">
        <w:t>that</w:t>
      </w:r>
      <w:r w:rsidR="00940A52">
        <w:t xml:space="preserve"> someone enters a fraternity or Greek house on enrollment to college and there is extreme environmental press on all </w:t>
      </w:r>
      <w:r w:rsidR="00F074C2">
        <w:t>members</w:t>
      </w:r>
      <w:r w:rsidR="00940A52">
        <w:t xml:space="preserve"> to drink at high levels, shifting the mean level of consumption up, variability down, and</w:t>
      </w:r>
      <w:r w:rsidR="00F074C2">
        <w:t xml:space="preserve"> thus</w:t>
      </w:r>
      <w:r w:rsidR="00940A52">
        <w:t xml:space="preserve"> reducing </w:t>
      </w:r>
      <w:proofErr w:type="spellStart"/>
      <w:r w:rsidR="00940A52">
        <w:t>autoregressivity</w:t>
      </w:r>
      <w:proofErr w:type="spellEnd"/>
      <w:r w:rsidR="00940A52">
        <w:t xml:space="preserve"> so that drinking in the freshman year doesn’t correlate as </w:t>
      </w:r>
      <w:r w:rsidR="00F074C2">
        <w:t xml:space="preserve">highly with drinking in the sophomore year of college as did drinking across the high school years. Once someone leaves the “environment,” individual differences are again more freely expressed and the </w:t>
      </w:r>
      <w:proofErr w:type="spellStart"/>
      <w:r w:rsidR="00F074C2">
        <w:t>autoregressivity</w:t>
      </w:r>
      <w:proofErr w:type="spellEnd"/>
      <w:r w:rsidR="00F074C2">
        <w:t xml:space="preserve"> increases to levels similar to those prior to entering the environment. We call this type of situation a </w:t>
      </w:r>
      <w:r w:rsidR="00F074C2">
        <w:lastRenderedPageBreak/>
        <w:t>developmental disturbance in that the normal course of development is “disturbed” for a period of time</w:t>
      </w:r>
      <w:ins w:id="31" w:author="Kenneth J. Sher" w:date="2021-09-14T17:00:00Z">
        <w:r w:rsidR="006F0F67">
          <w:t xml:space="preserve"> by some time-limited process</w:t>
        </w:r>
      </w:ins>
      <w:r w:rsidR="00F074C2">
        <w:t xml:space="preserve">. In such cases, we might find that prediction of behavior in the period of the disturbance might be reduced and, similarly, behavior exhibited during the disturbance might have less predictive power with respect to distal outcomes compared to behavior exhibited prior to and following the </w:t>
      </w:r>
      <w:proofErr w:type="spellStart"/>
      <w:r w:rsidR="00F074C2">
        <w:t>disuprted</w:t>
      </w:r>
      <w:proofErr w:type="spellEnd"/>
      <w:r w:rsidR="00F074C2">
        <w:t xml:space="preserve"> period. </w:t>
      </w:r>
    </w:p>
    <w:p w14:paraId="135FDE6F" w14:textId="13D18C6B" w:rsidR="00326184" w:rsidRDefault="00F074C2" w:rsidP="0004645B">
      <w:pPr>
        <w:pStyle w:val="BodyText"/>
      </w:pPr>
      <w:r>
        <w:tab/>
      </w:r>
      <w:r>
        <w:rPr>
          <w:i/>
          <w:iCs/>
        </w:rPr>
        <w:t xml:space="preserve">Vulnerable periods. </w:t>
      </w:r>
      <w:r>
        <w:t xml:space="preserve"> One of the primary scientific objectives of ABCD is to examine the effects of cannabis exposure on the development of psychosis. </w:t>
      </w:r>
      <w:r w:rsidR="00326184">
        <w:t xml:space="preserve">However, the developing brain might be more sensitive to cannabis exposure during periods of rapid brain development or remodeling. One study </w:t>
      </w:r>
      <w:r w:rsidR="00BA35D9">
        <w:t>found</w:t>
      </w:r>
      <w:r w:rsidR="00326184">
        <w:t xml:space="preserve"> that cannabis use during adolescence was associated with later psychosis to a greater degree than cannabis use initiated later in development. Note these types of associations by themselves cannot establish causation since it’s always possible that early initiation into cannabis use is a premorbid manifestation of psychosis proneness.  However, it is consistent with the hypothesis and could form the basis of further analysis seeking to establish causality more formally. Similarly, experimental research on rodents has shown rodent brains to be especially sensitive to the neurotoxic effects of alcohol on brain structure and learning</w:t>
      </w:r>
      <w:r w:rsidR="00BA35D9">
        <w:t xml:space="preserve"> early in development (corresponding to early adolescence in humans)</w:t>
      </w:r>
      <w:r w:rsidR="00326184">
        <w:t xml:space="preserve">. These types of findings highlight the importance of considering developmental stage in when trying to establish the association between an exposure and an outcome. </w:t>
      </w:r>
      <w:r w:rsidR="0004645B">
        <w:t xml:space="preserve"> </w:t>
      </w:r>
    </w:p>
    <w:p w14:paraId="0D50F5C3" w14:textId="1F81B413" w:rsidR="0004645B" w:rsidRDefault="0004645B" w:rsidP="0004645B">
      <w:pPr>
        <w:pStyle w:val="BodyText"/>
        <w:ind w:firstLine="360"/>
        <w:rPr>
          <w:ins w:id="32" w:author="Kenneth J. Sher" w:date="2021-09-14T17:03:00Z"/>
        </w:rPr>
      </w:pPr>
      <w:r>
        <w:rPr>
          <w:i/>
          <w:iCs/>
        </w:rPr>
        <w:t xml:space="preserve">Developmental snares and cascade effects. </w:t>
      </w:r>
      <w:r>
        <w:t xml:space="preserve">While development normatively progresses from less mature to more mature levels of functioning, different kinds of experiences can upend this idealized form of development. Various kinds of experiences (e.g., drug use) can, </w:t>
      </w:r>
      <w:r>
        <w:lastRenderedPageBreak/>
        <w:t xml:space="preserve">through various mechanisms, disrupt </w:t>
      </w:r>
      <w:r w:rsidR="00746AAF">
        <w:t xml:space="preserve">the normal flow of development where each stage establishes a platform for the next. For example, substance use could lead to association with deviant peers, precluding opportunities for learning various </w:t>
      </w:r>
      <w:proofErr w:type="spellStart"/>
      <w:r w:rsidR="00746AAF">
        <w:t>adapative</w:t>
      </w:r>
      <w:proofErr w:type="spellEnd"/>
      <w:r w:rsidR="00746AAF">
        <w:t xml:space="preserve"> skills and prosocial behaviors, in effect, creating a “snare” that retards psychosocial maturation. Relatedly, the consequences of these types of events can cascade (</w:t>
      </w:r>
      <w:proofErr w:type="gramStart"/>
      <w:r w:rsidR="00746AAF">
        <w:t>e.g.,.</w:t>
      </w:r>
      <w:proofErr w:type="gramEnd"/>
      <w:r w:rsidR="00746AAF">
        <w:t xml:space="preserve"> school dropout, involvement in the criminal justice system) so that the effects of the snare are amplified. Although conceptually distinct from critical periods, both of these types of developmental considerations highlight the importance of viewing behavior in the context of development and the importance of attempting to determine how various developmental pathways unfold.</w:t>
      </w:r>
    </w:p>
    <w:p w14:paraId="4DE61252" w14:textId="47F6FC2D" w:rsidR="007160C1" w:rsidRDefault="007160C1" w:rsidP="0004645B">
      <w:pPr>
        <w:pStyle w:val="BodyText"/>
        <w:ind w:firstLine="360"/>
        <w:rPr>
          <w:ins w:id="33" w:author="Kenneth J. Sher" w:date="2021-09-14T17:36:00Z"/>
        </w:rPr>
      </w:pPr>
      <w:ins w:id="34" w:author="Kenneth J. Sher" w:date="2021-09-14T17:03:00Z">
        <w:r>
          <w:rPr>
            <w:i/>
            <w:iCs/>
          </w:rPr>
          <w:t>Unidirectional and transactional effects</w:t>
        </w:r>
        <w:r>
          <w:t>. In studying the effects of various t</w:t>
        </w:r>
      </w:ins>
      <w:ins w:id="35" w:author="Kenneth J. Sher" w:date="2021-09-14T17:04:00Z">
        <w:r>
          <w:t xml:space="preserve">ypes of exposures (e.g., cannabis intoxication) on outcomes (e.g., psychosis), we </w:t>
        </w:r>
      </w:ins>
      <w:ins w:id="36" w:author="Kenneth J. Sher" w:date="2021-09-14T17:05:00Z">
        <w:r>
          <w:t>often think of unidirectional causation; some cause at T</w:t>
        </w:r>
      </w:ins>
      <w:ins w:id="37" w:author="Kenneth J. Sher" w:date="2021-09-14T17:06:00Z">
        <w:r>
          <w:t xml:space="preserve">1 results </w:t>
        </w:r>
        <w:proofErr w:type="gramStart"/>
        <w:r>
          <w:t>in  an</w:t>
        </w:r>
        <w:proofErr w:type="gramEnd"/>
        <w:r>
          <w:t xml:space="preserve"> effect at T2. </w:t>
        </w:r>
      </w:ins>
      <w:ins w:id="38" w:author="Kenneth J. Sher" w:date="2021-09-14T17:05:00Z">
        <w:r>
          <w:t xml:space="preserve"> </w:t>
        </w:r>
      </w:ins>
      <w:ins w:id="39" w:author="Kenneth J. Sher" w:date="2021-09-14T17:07:00Z">
        <w:r>
          <w:t>However, it is often the case that that the ostensible cause and effect tr</w:t>
        </w:r>
      </w:ins>
      <w:ins w:id="40" w:author="Kenneth J. Sher" w:date="2021-09-14T17:08:00Z">
        <w:r>
          <w:t xml:space="preserve">ansact to mutually influence each other over time. </w:t>
        </w:r>
      </w:ins>
      <w:ins w:id="41" w:author="Kenneth J. Sher" w:date="2021-09-14T17:11:00Z">
        <w:r>
          <w:t>The so-called “transactional model” (e.g., Sameroff, 2009)</w:t>
        </w:r>
      </w:ins>
      <w:ins w:id="42" w:author="Kenneth J. Sher" w:date="2021-09-14T17:16:00Z">
        <w:r w:rsidR="00A00B02">
          <w:t xml:space="preserve"> can be used to model how certain characteristics of the individual (e.g., venturesomeness, deviance </w:t>
        </w:r>
        <w:proofErr w:type="spellStart"/>
        <w:r w:rsidR="00A00B02">
          <w:t>proness</w:t>
        </w:r>
      </w:ins>
      <w:proofErr w:type="spellEnd"/>
      <w:ins w:id="43" w:author="Kenneth J. Sher" w:date="2021-09-14T17:17:00Z">
        <w:r w:rsidR="00A00B02">
          <w:t>) could lead, through niche-seeking, to affiliation with substance usin</w:t>
        </w:r>
      </w:ins>
      <w:ins w:id="44" w:author="Kenneth J. Sher" w:date="2021-09-14T17:18:00Z">
        <w:r w:rsidR="00A00B02">
          <w:t>g peers who in turn encourage further deviance</w:t>
        </w:r>
      </w:ins>
      <w:ins w:id="45" w:author="Kenneth J. Sher" w:date="2021-09-14T17:21:00Z">
        <w:r w:rsidR="00A00B02">
          <w:t xml:space="preserve"> (</w:t>
        </w:r>
        <w:proofErr w:type="spellStart"/>
        <w:r w:rsidR="00A00B02">
          <w:t>refsSimilarly</w:t>
        </w:r>
        <w:proofErr w:type="spellEnd"/>
        <w:r w:rsidR="00A00B02">
          <w:t>, those prone to an outcome (e.g., ha</w:t>
        </w:r>
      </w:ins>
      <w:ins w:id="46" w:author="Kenneth J. Sher" w:date="2021-09-14T17:22:00Z">
        <w:r w:rsidR="00A00B02">
          <w:t xml:space="preserve">ve a vulnerability to develop a specific disorder) may also be prone to seek out certain types of environmental exposures which in turn </w:t>
        </w:r>
      </w:ins>
      <w:ins w:id="47" w:author="Kenneth J. Sher" w:date="2021-09-14T17:23:00Z">
        <w:r w:rsidR="00DF45E2">
          <w:t xml:space="preserve">aggravate the underlying vulnerability, making the unfavorable outcome more likely. One advantage of longitudinal analyses </w:t>
        </w:r>
      </w:ins>
      <w:ins w:id="48" w:author="Kenneth J. Sher" w:date="2021-09-14T17:24:00Z">
        <w:r w:rsidR="00DF45E2">
          <w:t>with multiple waves of data collection is that such processes can be modeled over time.  Understanding tr</w:t>
        </w:r>
      </w:ins>
      <w:ins w:id="49" w:author="Kenneth J. Sher" w:date="2021-09-14T17:25:00Z">
        <w:r w:rsidR="00DF45E2">
          <w:t xml:space="preserve">ansactional effects </w:t>
        </w:r>
        <w:proofErr w:type="spellStart"/>
        <w:r w:rsidR="00DF45E2">
          <w:t>effects</w:t>
        </w:r>
        <w:proofErr w:type="spellEnd"/>
        <w:r w:rsidR="00DF45E2">
          <w:t xml:space="preserve"> can be useful in devising strategies to intervene in various </w:t>
        </w:r>
        <w:r w:rsidR="00DF45E2">
          <w:lastRenderedPageBreak/>
          <w:t>types of escalating cycles</w:t>
        </w:r>
      </w:ins>
      <w:ins w:id="50" w:author="Kenneth J. Sher" w:date="2021-09-14T17:28:00Z">
        <w:r w:rsidR="00DF45E2">
          <w:t xml:space="preserve"> of violence such as child maltreatment </w:t>
        </w:r>
        <w:commentRangeStart w:id="51"/>
        <w:r w:rsidR="00DF45E2">
          <w:t>(</w:t>
        </w:r>
      </w:ins>
      <w:ins w:id="52" w:author="Kenneth J. Sher" w:date="2021-09-14T17:29:00Z">
        <w:r w:rsidR="00DF45E2">
          <w:t>Cicchetti &amp; Valentino, 2006)</w:t>
        </w:r>
        <w:commentRangeEnd w:id="51"/>
        <w:r w:rsidR="00DF45E2">
          <w:rPr>
            <w:rStyle w:val="CommentReference"/>
          </w:rPr>
          <w:commentReference w:id="51"/>
        </w:r>
        <w:r w:rsidR="00DF45E2">
          <w:t xml:space="preserve"> </w:t>
        </w:r>
      </w:ins>
      <w:ins w:id="53" w:author="Kenneth J. Sher" w:date="2021-09-14T17:32:00Z">
        <w:r w:rsidR="00DF45E2">
          <w:t>or</w:t>
        </w:r>
      </w:ins>
      <w:ins w:id="54" w:author="Kenneth J. Sher" w:date="2021-09-14T17:33:00Z">
        <w:r w:rsidR="00DF45E2">
          <w:t xml:space="preserve"> the effects of intimate partner violence on child</w:t>
        </w:r>
        <w:r w:rsidR="0077444F">
          <w:t xml:space="preserve"> behavior problems </w:t>
        </w:r>
        <w:commentRangeStart w:id="55"/>
        <w:r w:rsidR="0077444F">
          <w:t xml:space="preserve">(Chung et al., 2021). </w:t>
        </w:r>
      </w:ins>
      <w:ins w:id="56" w:author="Kenneth J. Sher" w:date="2021-09-14T17:32:00Z">
        <w:r w:rsidR="00DF45E2">
          <w:t xml:space="preserve"> </w:t>
        </w:r>
      </w:ins>
      <w:commentRangeEnd w:id="55"/>
      <w:ins w:id="57" w:author="Kenneth J. Sher" w:date="2021-09-14T17:33:00Z">
        <w:r w:rsidR="0077444F">
          <w:rPr>
            <w:rStyle w:val="CommentReference"/>
          </w:rPr>
          <w:commentReference w:id="55"/>
        </w:r>
      </w:ins>
      <w:ins w:id="58" w:author="Kenneth J. Sher" w:date="2021-09-14T17:34:00Z">
        <w:r w:rsidR="0077444F">
          <w:t>Such processes could be modeled statistically in a number of ways b</w:t>
        </w:r>
      </w:ins>
      <w:ins w:id="59" w:author="Kenneth J. Sher" w:date="2021-09-14T17:35:00Z">
        <w:r w:rsidR="0077444F">
          <w:t>y</w:t>
        </w:r>
      </w:ins>
      <w:ins w:id="60" w:author="Kenneth J. Sher" w:date="2021-09-14T17:34:00Z">
        <w:r w:rsidR="0077444F">
          <w:t xml:space="preserve"> relying on estimatin</w:t>
        </w:r>
      </w:ins>
      <w:ins w:id="61" w:author="Kenneth J. Sher" w:date="2021-09-14T17:35:00Z">
        <w:r w:rsidR="0077444F">
          <w:t xml:space="preserve">g cross-lagged relations but require at least three times of measurement in order to </w:t>
        </w:r>
      </w:ins>
      <w:ins w:id="62" w:author="Kenneth J. Sher" w:date="2021-09-14T17:36:00Z">
        <w:r w:rsidR="0077444F">
          <w:t xml:space="preserve">distinguish </w:t>
        </w:r>
        <w:proofErr w:type="spellStart"/>
        <w:r w:rsidR="0077444F">
          <w:t>beween</w:t>
        </w:r>
        <w:proofErr w:type="spellEnd"/>
        <w:r w:rsidR="0077444F">
          <w:t>-subject and within-sources of measurement (</w:t>
        </w:r>
        <w:proofErr w:type="spellStart"/>
        <w:r w:rsidR="0077444F">
          <w:t>Hamaker</w:t>
        </w:r>
        <w:proofErr w:type="spellEnd"/>
        <w:r w:rsidR="0077444F">
          <w:t>, xxx; see discussion below).</w:t>
        </w:r>
      </w:ins>
    </w:p>
    <w:p w14:paraId="62932EE7" w14:textId="1BB5FAC8" w:rsidR="00931486" w:rsidDel="00931486" w:rsidRDefault="0077444F">
      <w:pPr>
        <w:pStyle w:val="BodyText"/>
        <w:rPr>
          <w:ins w:id="63" w:author="Kenneth J. Sher" w:date="2021-09-14T18:51:00Z"/>
          <w:del w:id="64" w:author="Sher, Kenneth" w:date="2021-09-14T18:54:00Z"/>
          <w:iCs/>
        </w:rPr>
        <w:pPrChange w:id="65" w:author="Sher, Kenneth" w:date="2021-09-14T18:58:00Z">
          <w:pPr>
            <w:pStyle w:val="BodyText"/>
            <w:ind w:firstLine="360"/>
          </w:pPr>
        </w:pPrChange>
      </w:pPr>
      <w:ins w:id="66" w:author="Kenneth J. Sher" w:date="2021-09-14T17:36:00Z">
        <w:r>
          <w:tab/>
        </w:r>
      </w:ins>
      <w:ins w:id="67" w:author="Kenneth J. Sher" w:date="2021-09-14T17:37:00Z">
        <w:r>
          <w:rPr>
            <w:i/>
          </w:rPr>
          <w:t xml:space="preserve">Distinguishing developmental change from experience effects. </w:t>
        </w:r>
        <w:r>
          <w:rPr>
            <w:iCs/>
          </w:rPr>
          <w:t xml:space="preserve"> </w:t>
        </w:r>
      </w:ins>
      <w:ins w:id="68" w:author="Kenneth J. Sher" w:date="2021-09-14T17:38:00Z">
        <w:r>
          <w:rPr>
            <w:iCs/>
          </w:rPr>
          <w:t xml:space="preserve">One can often </w:t>
        </w:r>
      </w:ins>
      <w:ins w:id="69" w:author="Kenneth J. Sher" w:date="2021-09-14T17:39:00Z">
        <w:r>
          <w:rPr>
            <w:iCs/>
          </w:rPr>
          <w:t>observe</w:t>
        </w:r>
      </w:ins>
      <w:ins w:id="70" w:author="Kenneth J. Sher" w:date="2021-09-14T17:38:00Z">
        <w:r>
          <w:rPr>
            <w:iCs/>
          </w:rPr>
          <w:t xml:space="preserve"> systematic changes over time in a variab</w:t>
        </w:r>
      </w:ins>
      <w:ins w:id="71" w:author="Kenneth J. Sher" w:date="2021-09-14T17:39:00Z">
        <w:r>
          <w:rPr>
            <w:iCs/>
          </w:rPr>
          <w:t>le of interest and assume this change is attributable to development. F</w:t>
        </w:r>
      </w:ins>
      <w:ins w:id="72" w:author="Kenneth J. Sher" w:date="2021-09-14T17:40:00Z">
        <w:r>
          <w:rPr>
            <w:iCs/>
          </w:rPr>
          <w:t>or example, cognitive abilities (</w:t>
        </w:r>
        <w:proofErr w:type="spellStart"/>
        <w:r>
          <w:rPr>
            <w:iCs/>
          </w:rPr>
          <w:t>e.g</w:t>
        </w:r>
        <w:proofErr w:type="spellEnd"/>
        <w:r>
          <w:rPr>
            <w:iCs/>
          </w:rPr>
          <w:t xml:space="preserve">, verbal ability, problem solving) </w:t>
        </w:r>
      </w:ins>
      <w:ins w:id="73" w:author="Kenneth J. Sher" w:date="2021-09-14T17:41:00Z">
        <w:r>
          <w:rPr>
            <w:iCs/>
          </w:rPr>
          <w:t>normatively grow</w:t>
        </w:r>
      </w:ins>
      <w:ins w:id="74" w:author="Kenneth J. Sher" w:date="2021-09-14T17:40:00Z">
        <w:r>
          <w:rPr>
            <w:iCs/>
          </w:rPr>
          <w:t xml:space="preserve"> earlier in development and </w:t>
        </w:r>
      </w:ins>
      <w:ins w:id="75" w:author="Kenneth J. Sher" w:date="2021-09-14T17:41:00Z">
        <w:r>
          <w:rPr>
            <w:iCs/>
          </w:rPr>
          <w:t xml:space="preserve">often decline in late life (e.g., memory, speed of processing). </w:t>
        </w:r>
      </w:ins>
      <w:ins w:id="76" w:author="Kenneth J. Sher" w:date="2021-09-14T17:43:00Z">
        <w:r>
          <w:rPr>
            <w:iCs/>
          </w:rPr>
          <w:t xml:space="preserve">However, the observed patterns of growth and decline often differ between </w:t>
        </w:r>
      </w:ins>
      <w:ins w:id="77" w:author="Kenneth J. Sher" w:date="2021-09-14T17:44:00Z">
        <w:r w:rsidR="008D123F">
          <w:rPr>
            <w:iCs/>
          </w:rPr>
          <w:t xml:space="preserve">cross-sectional </w:t>
        </w:r>
        <w:del w:id="78" w:author="Sher, Kenneth" w:date="2021-09-14T18:57:00Z">
          <w:r w:rsidR="008D123F" w:rsidDel="00931486">
            <w:rPr>
              <w:iCs/>
            </w:rPr>
            <w:delText xml:space="preserve">and </w:delText>
          </w:r>
        </w:del>
      </w:ins>
      <w:ins w:id="79" w:author="Sher, Kenneth" w:date="2021-09-14T18:57:00Z">
        <w:r w:rsidR="00931486">
          <w:rPr>
            <w:iCs/>
          </w:rPr>
          <w:t xml:space="preserve">vs. </w:t>
        </w:r>
      </w:ins>
      <w:ins w:id="80" w:author="Kenneth J. Sher" w:date="2021-09-14T17:44:00Z">
        <w:r w:rsidR="008D123F">
          <w:rPr>
            <w:iCs/>
          </w:rPr>
          <w:t xml:space="preserve">longitudinal effects </w:t>
        </w:r>
        <w:commentRangeStart w:id="81"/>
        <w:r w:rsidR="008D123F">
          <w:rPr>
            <w:iCs/>
          </w:rPr>
          <w:t>(Salthouse, 2014)</w:t>
        </w:r>
      </w:ins>
      <w:ins w:id="82" w:author="Sher, Kenneth" w:date="2021-09-14T18:55:00Z">
        <w:r w:rsidR="00931486">
          <w:rPr>
            <w:iCs/>
          </w:rPr>
          <w:t xml:space="preserve"> where subjects gain </w:t>
        </w:r>
      </w:ins>
      <w:ins w:id="83" w:author="Sher, Kenneth" w:date="2021-09-14T18:57:00Z">
        <w:r w:rsidR="00931486">
          <w:rPr>
            <w:iCs/>
          </w:rPr>
          <w:t>in</w:t>
        </w:r>
      </w:ins>
      <w:ins w:id="84" w:author="Sher, Kenneth" w:date="2021-09-14T18:58:00Z">
        <w:r w:rsidR="00931486">
          <w:rPr>
            <w:iCs/>
          </w:rPr>
          <w:t xml:space="preserve">creasing </w:t>
        </w:r>
      </w:ins>
      <w:ins w:id="85" w:author="Sher, Kenneth" w:date="2021-09-14T18:55:00Z">
        <w:r w:rsidR="00931486">
          <w:rPr>
            <w:iCs/>
          </w:rPr>
          <w:t xml:space="preserve">experience with the assessment </w:t>
        </w:r>
      </w:ins>
      <w:ins w:id="86" w:author="Sher, Kenneth" w:date="2021-09-14T18:56:00Z">
        <w:r w:rsidR="00931486">
          <w:rPr>
            <w:iCs/>
          </w:rPr>
          <w:t>with each</w:t>
        </w:r>
      </w:ins>
      <w:ins w:id="87" w:author="Sher, Kenneth" w:date="2021-09-14T18:58:00Z">
        <w:r w:rsidR="00931486">
          <w:rPr>
            <w:iCs/>
          </w:rPr>
          <w:t xml:space="preserve"> successive</w:t>
        </w:r>
      </w:ins>
      <w:ins w:id="88" w:author="Sher, Kenneth" w:date="2021-09-14T18:56:00Z">
        <w:r w:rsidR="00931486">
          <w:rPr>
            <w:iCs/>
          </w:rPr>
          <w:t xml:space="preserve"> measurement occasion</w:t>
        </w:r>
      </w:ins>
      <w:ins w:id="89" w:author="Kenneth J. Sher" w:date="2021-09-14T17:44:00Z">
        <w:del w:id="90" w:author="Sher, Kenneth" w:date="2021-09-14T18:55:00Z">
          <w:r w:rsidR="008D123F" w:rsidDel="00931486">
            <w:rPr>
              <w:iCs/>
            </w:rPr>
            <w:delText xml:space="preserve">. </w:delText>
          </w:r>
        </w:del>
      </w:ins>
      <w:ins w:id="91" w:author="Kenneth J. Sher" w:date="2021-09-14T17:41:00Z">
        <w:r>
          <w:rPr>
            <w:iCs/>
          </w:rPr>
          <w:t xml:space="preserve"> </w:t>
        </w:r>
      </w:ins>
      <w:commentRangeEnd w:id="81"/>
      <w:ins w:id="92" w:author="Kenneth J. Sher" w:date="2021-09-14T17:44:00Z">
        <w:r w:rsidR="008D123F">
          <w:rPr>
            <w:rStyle w:val="CommentReference"/>
          </w:rPr>
          <w:commentReference w:id="81"/>
        </w:r>
      </w:ins>
      <w:ins w:id="93" w:author="Sher, Kenneth" w:date="2021-09-14T18:53:00Z">
        <w:r w:rsidR="00931486">
          <w:rPr>
            <w:iCs/>
          </w:rPr>
          <w:t>. Such experience effects on cognitive functioning have been demonstrated in adolescent longitudinal samples similar to ABCD (</w:t>
        </w:r>
        <w:commentRangeStart w:id="94"/>
        <w:r w:rsidR="00931486">
          <w:rPr>
            <w:iCs/>
          </w:rPr>
          <w:t>Sullivan et al., 2017)</w:t>
        </w:r>
        <w:commentRangeEnd w:id="94"/>
        <w:r w:rsidR="00931486">
          <w:rPr>
            <w:rStyle w:val="CommentReference"/>
          </w:rPr>
          <w:commentReference w:id="94"/>
        </w:r>
        <w:r w:rsidR="00931486">
          <w:rPr>
            <w:iCs/>
          </w:rPr>
          <w:t xml:space="preserve"> and highlight the need to consider these effects and address them analytically</w:t>
        </w:r>
      </w:ins>
    </w:p>
    <w:p w14:paraId="63F5A1FC" w14:textId="147E457A" w:rsidR="00403067" w:rsidRDefault="00403067">
      <w:pPr>
        <w:pStyle w:val="BodyText"/>
        <w:rPr>
          <w:ins w:id="95" w:author="Kenneth J. Sher" w:date="2021-09-14T18:50:00Z"/>
        </w:rPr>
        <w:pPrChange w:id="96" w:author="Sher, Kenneth" w:date="2021-09-14T18:58:00Z">
          <w:pPr>
            <w:pStyle w:val="FirstParagraph"/>
          </w:pPr>
        </w:pPrChange>
      </w:pPr>
      <w:ins w:id="97" w:author="Kenneth J. Sher" w:date="2021-09-14T18:50:00Z">
        <w:del w:id="98" w:author="Sher, Kenneth" w:date="2021-09-14T18:58:00Z">
          <w:r w:rsidDel="00931486">
            <w:delText xml:space="preserve">It has been well documented that, in longitudinal studies, the degree of observed change in a measure can be affected by prior experience with the measure. </w:delText>
          </w:r>
        </w:del>
      </w:ins>
      <w:ins w:id="99" w:author="Sher, Kenneth" w:date="2021-09-14T18:58:00Z">
        <w:r w:rsidR="00931486">
          <w:t xml:space="preserve">. </w:t>
        </w:r>
      </w:ins>
      <w:ins w:id="100" w:author="Kenneth J. Sher" w:date="2021-09-14T18:50:00Z">
        <w:r>
          <w:t xml:space="preserve">In the case of performance-based measures (e.g., matrix reasoning related to neurocognitive functioning; see Salthouse, 2010), this can be due to “learning” 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 Beck, Ward, </w:t>
        </w:r>
        <w:r>
          <w:lastRenderedPageBreak/>
          <w:t xml:space="preserve">Mendelson, Mock, &amp; </w:t>
        </w:r>
        <w:proofErr w:type="spellStart"/>
        <w:r>
          <w:t>Erlbaugh</w:t>
        </w:r>
        <w:proofErr w:type="spellEnd"/>
        <w:r>
          <w:t xml:space="preserve">, 1961; see French &amp; Sutton, 2010) </w:t>
        </w:r>
      </w:ins>
      <w:ins w:id="101" w:author="Kenneth J. Sher" w:date="2021-09-14T18:51:00Z">
        <w:r w:rsidR="00931486">
          <w:t>and this phenomenon h</w:t>
        </w:r>
      </w:ins>
      <w:ins w:id="102" w:author="Kenneth J. Sher" w:date="2021-09-14T18:52:00Z">
        <w:r w:rsidR="00931486">
          <w:t>as been well documented in</w:t>
        </w:r>
      </w:ins>
      <w:ins w:id="103" w:author="Sher, Kenneth" w:date="2021-09-14T18:59:00Z">
        <w:r w:rsidR="00931486">
          <w:t xml:space="preserve"> research on</w:t>
        </w:r>
      </w:ins>
      <w:ins w:id="104" w:author="Kenneth J. Sher" w:date="2021-09-14T18:52:00Z">
        <w:r w:rsidR="00931486">
          <w:t xml:space="preserve"> </w:t>
        </w:r>
      </w:ins>
      <w:ins w:id="105" w:author="Kenneth J. Sher" w:date="2021-09-14T18:50:00Z">
        <w:r>
          <w:t>structured diagnostic interview</w:t>
        </w:r>
      </w:ins>
      <w:ins w:id="106" w:author="Sher, Kenneth" w:date="2021-09-14T18:59:00Z">
        <w:r w:rsidR="00931486">
          <w:t>s</w:t>
        </w:r>
      </w:ins>
      <w:ins w:id="107" w:author="Kenneth J. Sher" w:date="2021-09-14T18:50:00Z">
        <w:r>
          <w:t xml:space="preserve"> (Robins, </w:t>
        </w:r>
        <w:proofErr w:type="gramStart"/>
        <w:r>
          <w:t>1985 )</w:t>
        </w:r>
        <w:proofErr w:type="gramEnd"/>
        <w:r>
          <w:t>. While it is typically assumed that individuals are rescinding or telling us less information on follow-up interviews, there is reason to suspect that in some cases the initial assessment may be artefactually elevated (</w:t>
        </w:r>
      </w:ins>
      <w:ins w:id="108" w:author="Sher, Kenneth" w:date="2021-09-14T18:59:00Z">
        <w:r w:rsidR="00931486">
          <w:t xml:space="preserve">see </w:t>
        </w:r>
      </w:ins>
      <w:proofErr w:type="spellStart"/>
      <w:ins w:id="109" w:author="Kenneth J. Sher" w:date="2021-09-14T18:50:00Z">
        <w:r>
          <w:t>Shrout</w:t>
        </w:r>
        <w:proofErr w:type="spellEnd"/>
        <w:r>
          <w:t xml:space="preserve"> et al., </w:t>
        </w:r>
        <w:proofErr w:type="gramStart"/>
        <w:r>
          <w:t>2018 )</w:t>
        </w:r>
        <w:proofErr w:type="gramEnd"/>
        <w:r>
          <w:t>.</w:t>
        </w:r>
      </w:ins>
    </w:p>
    <w:p w14:paraId="1F9E885E" w14:textId="24E7CCDC" w:rsidR="0077444F" w:rsidDel="00C81555" w:rsidRDefault="008D123F">
      <w:pPr>
        <w:pStyle w:val="BodyText"/>
        <w:ind w:firstLine="360"/>
        <w:rPr>
          <w:ins w:id="110" w:author="Kenneth J. Sher" w:date="2021-09-14T18:49:00Z"/>
          <w:del w:id="111" w:author="Sher, Kenneth" w:date="2021-09-14T19:01:00Z"/>
          <w:iCs/>
        </w:rPr>
      </w:pPr>
      <w:ins w:id="112" w:author="Kenneth J. Sher" w:date="2021-09-14T17:49:00Z">
        <w:del w:id="113" w:author="Sher, Kenneth" w:date="2021-09-14T19:02:00Z">
          <w:r w:rsidDel="00C81555">
            <w:rPr>
              <w:iCs/>
            </w:rPr>
            <w:delText>.</w:delText>
          </w:r>
        </w:del>
      </w:ins>
      <w:ins w:id="114" w:author="Kenneth J. Sher" w:date="2021-09-14T17:47:00Z">
        <w:del w:id="115" w:author="Sher, Kenneth" w:date="2021-09-14T19:02:00Z">
          <w:r w:rsidDel="00C81555">
            <w:rPr>
              <w:iCs/>
            </w:rPr>
            <w:delText xml:space="preserve"> </w:delText>
          </w:r>
        </w:del>
      </w:ins>
      <w:ins w:id="116" w:author="Kenneth J. Sher" w:date="2021-09-14T17:48:00Z">
        <w:del w:id="117" w:author="Sher, Kenneth" w:date="2021-09-14T18:59:00Z">
          <w:r w:rsidDel="00931486">
            <w:rPr>
              <w:iCs/>
            </w:rPr>
            <w:delText xml:space="preserve">Such experience effects </w:delText>
          </w:r>
        </w:del>
      </w:ins>
      <w:ins w:id="118" w:author="Kenneth J. Sher" w:date="2021-09-14T17:49:00Z">
        <w:del w:id="119" w:author="Sher, Kenneth" w:date="2021-09-14T18:59:00Z">
          <w:r w:rsidDel="00931486">
            <w:rPr>
              <w:iCs/>
            </w:rPr>
            <w:delText>on cognitive functioning have been demonstrated in adoles</w:delText>
          </w:r>
        </w:del>
      </w:ins>
      <w:ins w:id="120" w:author="Kenneth J. Sher" w:date="2021-09-14T17:50:00Z">
        <w:del w:id="121" w:author="Sher, Kenneth" w:date="2021-09-14T18:59:00Z">
          <w:r w:rsidDel="00931486">
            <w:rPr>
              <w:iCs/>
            </w:rPr>
            <w:delText>cent longitudinal samples similar to ABCD (</w:delText>
          </w:r>
          <w:commentRangeStart w:id="122"/>
          <w:r w:rsidDel="00931486">
            <w:rPr>
              <w:iCs/>
            </w:rPr>
            <w:delText>Sullivan et al., 2017)</w:delText>
          </w:r>
          <w:commentRangeEnd w:id="122"/>
          <w:r w:rsidDel="00931486">
            <w:rPr>
              <w:rStyle w:val="CommentReference"/>
            </w:rPr>
            <w:commentReference w:id="122"/>
          </w:r>
          <w:r w:rsidDel="00931486">
            <w:rPr>
              <w:iCs/>
            </w:rPr>
            <w:delText xml:space="preserve"> and highlight the </w:delText>
          </w:r>
        </w:del>
      </w:ins>
      <w:ins w:id="123" w:author="Kenneth J. Sher" w:date="2021-09-14T17:51:00Z">
        <w:del w:id="124" w:author="Sher, Kenneth" w:date="2021-09-14T18:59:00Z">
          <w:r w:rsidDel="00931486">
            <w:rPr>
              <w:iCs/>
            </w:rPr>
            <w:delText xml:space="preserve">need to consider these effects and address them both analytically and </w:delText>
          </w:r>
        </w:del>
      </w:ins>
      <w:ins w:id="125" w:author="Kenneth J. Sher" w:date="2021-09-14T17:52:00Z">
        <w:del w:id="126" w:author="Sher, Kenneth" w:date="2021-09-14T18:59:00Z">
          <w:r w:rsidDel="00931486">
            <w:rPr>
              <w:iCs/>
            </w:rPr>
            <w:delText xml:space="preserve">critically. </w:delText>
          </w:r>
        </w:del>
        <w:r>
          <w:rPr>
            <w:iCs/>
          </w:rPr>
          <w:t>Some designs (</w:t>
        </w:r>
        <w:proofErr w:type="spellStart"/>
        <w:del w:id="127" w:author="Sher, Kenneth" w:date="2021-09-14T19:19:00Z">
          <w:r w:rsidDel="00825E7F">
            <w:rPr>
              <w:iCs/>
            </w:rPr>
            <w:delText>specially</w:delText>
          </w:r>
        </w:del>
      </w:ins>
      <w:ins w:id="128" w:author="Sher, Kenneth" w:date="2021-09-14T19:19:00Z">
        <w:r w:rsidR="00825E7F">
          <w:rPr>
            <w:iCs/>
          </w:rPr>
          <w:t>sprecifically</w:t>
        </w:r>
      </w:ins>
      <w:proofErr w:type="spellEnd"/>
      <w:ins w:id="129" w:author="Kenneth J. Sher" w:date="2021-09-14T17:52:00Z">
        <w:r>
          <w:rPr>
            <w:iCs/>
          </w:rPr>
          <w:t>, accelerated longitudinal designs) are especially well suited for discovering these effects and modelling them</w:t>
        </w:r>
      </w:ins>
      <w:ins w:id="130" w:author="Kenneth J. Sher" w:date="2021-09-14T17:53:00Z">
        <w:r>
          <w:rPr>
            <w:iCs/>
          </w:rPr>
          <w:t xml:space="preserve">. While ABCD was not designed as an accelerated </w:t>
        </w:r>
        <w:r w:rsidR="00340F72">
          <w:rPr>
            <w:iCs/>
          </w:rPr>
          <w:t>longitudinal de</w:t>
        </w:r>
      </w:ins>
      <w:ins w:id="131" w:author="Kenneth J. Sher" w:date="2021-09-14T17:54:00Z">
        <w:r w:rsidR="00340F72">
          <w:rPr>
            <w:iCs/>
          </w:rPr>
          <w:t>sign, the variability in age at the time of baseline recruitment (</w:t>
        </w:r>
      </w:ins>
      <w:ins w:id="132" w:author="Kenneth J. Sher" w:date="2021-09-14T17:55:00Z">
        <w:r w:rsidR="00340F72">
          <w:rPr>
            <w:iCs/>
          </w:rPr>
          <w:t>9 years, 0 months to 10 years, 11 months) allows</w:t>
        </w:r>
      </w:ins>
      <w:ins w:id="133" w:author="Kenneth J. Sher" w:date="2021-09-14T18:00:00Z">
        <w:r w:rsidR="00340F72">
          <w:rPr>
            <w:iCs/>
          </w:rPr>
          <w:t xml:space="preserve"> some measures, collected on a yearly basis,</w:t>
        </w:r>
      </w:ins>
      <w:ins w:id="134" w:author="Kenneth J. Sher" w:date="2021-09-14T17:55:00Z">
        <w:r w:rsidR="00340F72">
          <w:rPr>
            <w:iCs/>
          </w:rPr>
          <w:t xml:space="preserve"> to be conceptualized as an accelerated longit</w:t>
        </w:r>
      </w:ins>
      <w:ins w:id="135" w:author="Kenneth J. Sher" w:date="2021-09-14T17:56:00Z">
        <w:r w:rsidR="00340F72">
          <w:rPr>
            <w:iCs/>
          </w:rPr>
          <w:t xml:space="preserve">udinal </w:t>
        </w:r>
      </w:ins>
      <w:ins w:id="136" w:author="Kenneth J. Sher" w:date="2021-09-14T18:01:00Z">
        <w:r w:rsidR="00340F72">
          <w:rPr>
            <w:iCs/>
          </w:rPr>
          <w:t xml:space="preserve">design. Moreover, it is possible that in later waves, patterns of longitudinal missing data will allow some analyses to </w:t>
        </w:r>
      </w:ins>
      <w:ins w:id="137" w:author="Kenneth J. Sher" w:date="2021-09-14T18:02:00Z">
        <w:r w:rsidR="00340F72">
          <w:rPr>
            <w:iCs/>
          </w:rPr>
          <w:t xml:space="preserve">assess the confounded effects of age and number of prior assessments. </w:t>
        </w:r>
      </w:ins>
    </w:p>
    <w:p w14:paraId="093CAAF4" w14:textId="27C3C4CF" w:rsidR="00403067" w:rsidDel="00931486" w:rsidRDefault="00403067">
      <w:pPr>
        <w:pStyle w:val="BodyText"/>
        <w:ind w:firstLine="360"/>
        <w:rPr>
          <w:ins w:id="138" w:author="Kenneth J. Sher" w:date="2021-09-14T18:49:00Z"/>
          <w:del w:id="139" w:author="Sher, Kenneth" w:date="2021-09-14T19:00:00Z"/>
          <w:iCs/>
        </w:rPr>
      </w:pPr>
    </w:p>
    <w:p w14:paraId="08C756B4" w14:textId="64826473" w:rsidR="00403067" w:rsidDel="00931486" w:rsidRDefault="00403067">
      <w:pPr>
        <w:pStyle w:val="FirstParagraph"/>
        <w:ind w:firstLine="360"/>
        <w:rPr>
          <w:ins w:id="140" w:author="Kenneth J. Sher" w:date="2021-09-14T18:49:00Z"/>
          <w:del w:id="141" w:author="Sher, Kenneth" w:date="2021-09-14T19:00:00Z"/>
        </w:rPr>
        <w:pPrChange w:id="142" w:author="Sher, Kenneth" w:date="2021-09-14T19:02:00Z">
          <w:pPr>
            <w:pStyle w:val="FirstParagraph"/>
          </w:pPr>
        </w:pPrChange>
      </w:pPr>
      <w:ins w:id="143" w:author="Kenneth J. Sher" w:date="2021-09-14T18:49:00Z">
        <w:del w:id="144" w:author="Sher, Kenneth" w:date="2021-09-14T19:00:00Z">
          <w:r w:rsidDel="00931486">
            <w:delText>It has been well documented that, in longitudinal studies, the degree of observed change in a measure can be affected by prior experience with the measure. In the case of performance-based measures (e.g., matrix reasoning related to neurocognitive functioning; see Salthouse, 2010), this can be due to “learning” 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 Beck, Ward, Mendelson, Mock, &amp; Erlbaugh, 1961; see French &amp; Sutton, 2010) including structured diagnostic interview (Robins, 1985 ). While it is typically assumed that individuals are rescinding or telling us less information on follow-up interviews, there is reason to suspect that in some cases the initial assessment may be artefactually elevated (Shrout et al., 2018 ).</w:delText>
          </w:r>
        </w:del>
      </w:ins>
    </w:p>
    <w:p w14:paraId="6255FE92" w14:textId="6070C12C" w:rsidR="00403067" w:rsidDel="003574B9" w:rsidRDefault="00403067">
      <w:pPr>
        <w:pStyle w:val="BodyText"/>
        <w:ind w:firstLine="360"/>
        <w:rPr>
          <w:ins w:id="145" w:author="Kenneth J. Sher" w:date="2021-09-14T18:49:00Z"/>
          <w:del w:id="146" w:author="Samuel Hawes" w:date="2021-10-03T18:00:00Z"/>
        </w:rPr>
        <w:pPrChange w:id="147" w:author="Sher, Kenneth" w:date="2021-09-14T19:03:00Z">
          <w:pPr>
            <w:pStyle w:val="BodyText"/>
          </w:pPr>
        </w:pPrChange>
      </w:pPr>
      <w:ins w:id="148" w:author="Kenneth J. Sher" w:date="2021-09-14T18:49:00Z">
        <w:del w:id="149" w:author="Sher, Kenneth" w:date="2021-09-14T19:03:00Z">
          <w:r w:rsidDel="00C81555">
            <w:delText xml:space="preserve">Regardless of the mechanism(s) leading to “experience” effects, prior exposure to a given assessment can compromise assessment of the degree of age-related change. The magnitude of such experience effects can be estimated in some kinds of longitudinal designs, such as in accelerated (or cohort-sequential) longitudinal designs, where the number of test administrations and age are not confounded. </w:delText>
          </w:r>
        </w:del>
        <w:r>
          <w:t>However, ABCD is fundamentally a single-cohort, longitudinal design, where number of prior assessments and age are highly confounded</w:t>
        </w:r>
      </w:ins>
      <w:ins w:id="150" w:author="Sher, Kenneth" w:date="2021-09-14T19:04:00Z">
        <w:r w:rsidR="00C81555">
          <w:t xml:space="preserve"> and for, perhaps, most analyses, the possible influence of experience effects need to be kept in mind.</w:t>
        </w:r>
      </w:ins>
      <w:ins w:id="151" w:author="Kenneth J. Sher" w:date="2021-09-14T18:49:00Z">
        <w:del w:id="152" w:author="Sher, Kenneth" w:date="2021-09-14T19:04:00Z">
          <w:r w:rsidDel="00C81555">
            <w:delText>.</w:delText>
          </w:r>
        </w:del>
      </w:ins>
    </w:p>
    <w:p w14:paraId="2B9185D0" w14:textId="77777777" w:rsidR="00403067" w:rsidRDefault="00403067" w:rsidP="003574B9">
      <w:pPr>
        <w:pStyle w:val="BodyText"/>
        <w:ind w:firstLine="360"/>
        <w:rPr>
          <w:ins w:id="153" w:author="Kenneth J. Sher" w:date="2021-09-14T18:02:00Z"/>
          <w:iCs/>
        </w:rPr>
        <w:pPrChange w:id="154" w:author="Samuel Hawes" w:date="2021-10-03T18:00:00Z">
          <w:pPr>
            <w:pStyle w:val="BodyText"/>
            <w:ind w:firstLine="360"/>
          </w:pPr>
        </w:pPrChange>
      </w:pPr>
    </w:p>
    <w:p w14:paraId="1CB3DA01" w14:textId="45E5DF3A" w:rsidR="00340F72" w:rsidRDefault="00340F72" w:rsidP="0004645B">
      <w:pPr>
        <w:pStyle w:val="BodyText"/>
        <w:ind w:firstLine="360"/>
        <w:rPr>
          <w:ins w:id="155" w:author="Kenneth J. Sher" w:date="2021-09-14T18:03:00Z"/>
          <w:iCs/>
        </w:rPr>
      </w:pPr>
      <w:ins w:id="156" w:author="Kenneth J. Sher" w:date="2021-09-14T18:02:00Z">
        <w:r>
          <w:rPr>
            <w:i/>
          </w:rPr>
          <w:t>Causal inference</w:t>
        </w:r>
      </w:ins>
      <w:ins w:id="157" w:author="Kenneth J. Sher" w:date="2021-09-14T18:03:00Z">
        <w:r>
          <w:rPr>
            <w:iCs/>
          </w:rPr>
          <w:t>. [I think Wes is the person best suited for this]</w:t>
        </w:r>
      </w:ins>
    </w:p>
    <w:p w14:paraId="1EB19D7F" w14:textId="48E2C1B9" w:rsidR="00340F72" w:rsidRDefault="00340F72" w:rsidP="0004645B">
      <w:pPr>
        <w:pStyle w:val="BodyText"/>
        <w:ind w:firstLine="360"/>
        <w:rPr>
          <w:ins w:id="158" w:author="Kenneth J. Sher" w:date="2021-09-14T18:44:00Z"/>
          <w:iCs/>
        </w:rPr>
      </w:pPr>
      <w:ins w:id="159" w:author="Kenneth J. Sher" w:date="2021-09-14T18:03:00Z">
        <w:r>
          <w:rPr>
            <w:i/>
          </w:rPr>
          <w:t xml:space="preserve">Attrition. </w:t>
        </w:r>
        <w:r>
          <w:rPr>
            <w:iCs/>
          </w:rPr>
          <w:t xml:space="preserve"> </w:t>
        </w:r>
      </w:ins>
      <w:ins w:id="160" w:author="Kenneth J. Sher" w:date="2021-09-14T18:22:00Z">
        <w:r w:rsidR="000E7988">
          <w:rPr>
            <w:iCs/>
          </w:rPr>
          <w:t xml:space="preserve">Attrition from a longitudinal panel study such as ABCD is inevitable </w:t>
        </w:r>
      </w:ins>
      <w:ins w:id="161" w:author="Kenneth J. Sher" w:date="2021-09-14T18:23:00Z">
        <w:r w:rsidR="000E7988">
          <w:rPr>
            <w:iCs/>
          </w:rPr>
          <w:t>and represents a threat to the validity of longitudinal analyses and cross-sectional analyses conducted at later time points, especially since attrition can only be expecte</w:t>
        </w:r>
      </w:ins>
      <w:ins w:id="162" w:author="Kenneth J. Sher" w:date="2021-09-14T18:24:00Z">
        <w:r w:rsidR="000E7988">
          <w:rPr>
            <w:iCs/>
          </w:rPr>
          <w:t xml:space="preserve">d to grow over time. While, to date, attrition in ABCD has been minimal (some cite here), it </w:t>
        </w:r>
      </w:ins>
      <w:ins w:id="163" w:author="Kenneth J. Sher" w:date="2021-09-14T18:25:00Z">
        <w:r w:rsidR="000E7988">
          <w:rPr>
            <w:iCs/>
          </w:rPr>
          <w:t xml:space="preserve">remains an important focus for longitudinal analysis and its significance is likely to only grow as the cohort ages. Ideally, one tries to minimize </w:t>
        </w:r>
      </w:ins>
      <w:ins w:id="164" w:author="Kenneth J. Sher" w:date="2021-09-14T18:26:00Z">
        <w:r w:rsidR="000E7988">
          <w:rPr>
            <w:iCs/>
          </w:rPr>
          <w:t xml:space="preserve">attrition through good retention practices from </w:t>
        </w:r>
        <w:r w:rsidR="000E7988">
          <w:rPr>
            <w:iCs/>
          </w:rPr>
          <w:lastRenderedPageBreak/>
          <w:t xml:space="preserve">the outset via strategies designed to maintain engagement in the project </w:t>
        </w:r>
        <w:commentRangeStart w:id="165"/>
        <w:r w:rsidR="000E7988">
          <w:rPr>
            <w:iCs/>
          </w:rPr>
          <w:t>(</w:t>
        </w:r>
      </w:ins>
      <w:commentRangeStart w:id="166"/>
      <w:ins w:id="167" w:author="Kenneth J. Sher" w:date="2021-09-14T18:28:00Z">
        <w:r w:rsidR="000E7988">
          <w:rPr>
            <w:iCs/>
          </w:rPr>
          <w:t xml:space="preserve">Cottler et al., 2004; </w:t>
        </w:r>
        <w:commentRangeEnd w:id="166"/>
        <w:r w:rsidR="000E7988">
          <w:rPr>
            <w:rStyle w:val="CommentReference"/>
          </w:rPr>
          <w:commentReference w:id="166"/>
        </w:r>
      </w:ins>
      <w:commentRangeStart w:id="168"/>
      <w:ins w:id="169" w:author="Kenneth J. Sher" w:date="2021-09-14T18:29:00Z">
        <w:r w:rsidR="000E7988">
          <w:rPr>
            <w:iCs/>
          </w:rPr>
          <w:t xml:space="preserve">Hill et al., 2016; </w:t>
        </w:r>
      </w:ins>
      <w:commentRangeEnd w:id="168"/>
      <w:ins w:id="170" w:author="Kenneth J. Sher" w:date="2021-09-14T18:30:00Z">
        <w:r w:rsidR="000E7988">
          <w:rPr>
            <w:rStyle w:val="CommentReference"/>
          </w:rPr>
          <w:commentReference w:id="168"/>
        </w:r>
      </w:ins>
      <w:ins w:id="171" w:author="Kenneth J. Sher" w:date="2021-09-14T18:27:00Z">
        <w:r w:rsidR="000E7988">
          <w:rPr>
            <w:iCs/>
          </w:rPr>
          <w:t>Watson et al., 2018)</w:t>
        </w:r>
        <w:commentRangeEnd w:id="165"/>
        <w:r w:rsidR="000E7988">
          <w:rPr>
            <w:rStyle w:val="CommentReference"/>
          </w:rPr>
          <w:commentReference w:id="165"/>
        </w:r>
      </w:ins>
      <w:ins w:id="172" w:author="Kenneth J. Sher" w:date="2021-09-14T18:30:00Z">
        <w:r w:rsidR="000E7988">
          <w:rPr>
            <w:iCs/>
          </w:rPr>
          <w:t xml:space="preserve">. However, even </w:t>
        </w:r>
      </w:ins>
      <w:ins w:id="173" w:author="Kenneth J. Sher" w:date="2021-09-14T18:31:00Z">
        <w:r w:rsidR="004008A1">
          <w:rPr>
            <w:iCs/>
          </w:rPr>
          <w:t>the best executed studies need to anticipate growing attrition over the length of the study and implement analytic strategies de</w:t>
        </w:r>
      </w:ins>
      <w:ins w:id="174" w:author="Kenneth J. Sher" w:date="2021-09-14T18:32:00Z">
        <w:r w:rsidR="004008A1">
          <w:rPr>
            <w:iCs/>
          </w:rPr>
          <w:t>sign to provide the most valid inferences. Perhaps the most key concern with dealing with data missing due to attrition is assess</w:t>
        </w:r>
      </w:ins>
      <w:ins w:id="175" w:author="Kenneth J. Sher" w:date="2021-09-14T18:33:00Z">
        <w:r w:rsidR="004008A1">
          <w:rPr>
            <w:iCs/>
          </w:rPr>
          <w:t xml:space="preserve">ing the degree of bias in retained variables attributable to attrition. </w:t>
        </w:r>
      </w:ins>
      <w:ins w:id="176" w:author="Kenneth J. Sher" w:date="2021-09-14T18:38:00Z">
        <w:r w:rsidR="004008A1">
          <w:rPr>
            <w:iCs/>
          </w:rPr>
          <w:t xml:space="preserve">Assuming that the data are not missing completely at random, attention to the nature of </w:t>
        </w:r>
      </w:ins>
      <w:ins w:id="177" w:author="Kenneth J. Sher" w:date="2021-09-14T18:39:00Z">
        <w:r w:rsidR="004008A1">
          <w:rPr>
            <w:iCs/>
          </w:rPr>
          <w:t>the missingness and employing techniques designed to mitigate attrition-related biases need to be considered in all longitu</w:t>
        </w:r>
      </w:ins>
      <w:ins w:id="178" w:author="Kenneth J. Sher" w:date="2021-09-14T18:40:00Z">
        <w:r w:rsidR="004008A1">
          <w:rPr>
            <w:iCs/>
          </w:rPr>
          <w:t xml:space="preserve">dinal analyses. Several different approaches can be considered and employed depending upon the nature of the intended analyses and degree of missingness and </w:t>
        </w:r>
        <w:r w:rsidR="00C70628">
          <w:rPr>
            <w:iCs/>
          </w:rPr>
          <w:t xml:space="preserve">variables available </w:t>
        </w:r>
      </w:ins>
      <w:ins w:id="179" w:author="Kenneth J. Sher" w:date="2021-09-14T18:41:00Z">
        <w:r w:rsidR="00C70628">
          <w:rPr>
            <w:iCs/>
          </w:rPr>
          <w:t xml:space="preserve">to help estimate variables.   </w:t>
        </w:r>
        <w:r w:rsidR="00C70628" w:rsidRPr="00C70628">
          <w:rPr>
            <w:iCs/>
            <w:highlight w:val="yellow"/>
            <w:rPrChange w:id="180" w:author="Kenneth J. Sher" w:date="2021-09-14T18:44:00Z">
              <w:rPr>
                <w:iCs/>
              </w:rPr>
            </w:rPrChange>
          </w:rPr>
          <w:t>[[[ need to have a quant person discuss types of estimation appropriate with MAR and other approaches such as multiple im</w:t>
        </w:r>
      </w:ins>
      <w:ins w:id="181" w:author="Kenneth J. Sher" w:date="2021-09-14T18:42:00Z">
        <w:r w:rsidR="00C70628" w:rsidRPr="00C70628">
          <w:rPr>
            <w:iCs/>
            <w:highlight w:val="yellow"/>
            <w:rPrChange w:id="182" w:author="Kenneth J. Sher" w:date="2021-09-14T18:44:00Z">
              <w:rPr>
                <w:iCs/>
              </w:rPr>
            </w:rPrChange>
          </w:rPr>
          <w:t>putation, propensity scores and auxiliary variables, Bayesian methods, etc.   Probably want to mention techniques to avoid including last p</w:t>
        </w:r>
      </w:ins>
      <w:ins w:id="183" w:author="Kenneth J. Sher" w:date="2021-09-14T18:43:00Z">
        <w:r w:rsidR="00C70628" w:rsidRPr="00C70628">
          <w:rPr>
            <w:iCs/>
            <w:highlight w:val="yellow"/>
            <w:rPrChange w:id="184" w:author="Kenneth J. Sher" w:date="2021-09-14T18:44:00Z">
              <w:rPr>
                <w:iCs/>
              </w:rPr>
            </w:rPrChange>
          </w:rPr>
          <w:t>oint carried forward</w:t>
        </w:r>
      </w:ins>
      <w:ins w:id="185" w:author="Kenneth J. Sher" w:date="2021-09-14T18:46:00Z">
        <w:r w:rsidR="006B18ED">
          <w:rPr>
            <w:iCs/>
            <w:highlight w:val="yellow"/>
          </w:rPr>
          <w:t>, listwise deletion</w:t>
        </w:r>
      </w:ins>
      <w:ins w:id="186" w:author="Kenneth J. Sher" w:date="2021-09-14T18:43:00Z">
        <w:r w:rsidR="00C70628" w:rsidRPr="00C70628">
          <w:rPr>
            <w:iCs/>
            <w:highlight w:val="yellow"/>
            <w:rPrChange w:id="187" w:author="Kenneth J. Sher" w:date="2021-09-14T18:44:00Z">
              <w:rPr>
                <w:iCs/>
              </w:rPr>
            </w:rPrChange>
          </w:rPr>
          <w:t>, mean imputation, etc.]]]</w:t>
        </w:r>
      </w:ins>
    </w:p>
    <w:p w14:paraId="7A373EB1" w14:textId="3E2EB25F" w:rsidR="00C70628" w:rsidRDefault="00C70628" w:rsidP="0004645B">
      <w:pPr>
        <w:pStyle w:val="BodyText"/>
        <w:ind w:firstLine="360"/>
        <w:rPr>
          <w:ins w:id="188" w:author="Kenneth J. Sher" w:date="2021-09-14T18:46:00Z"/>
          <w:iCs/>
        </w:rPr>
      </w:pPr>
      <w:ins w:id="189" w:author="Kenneth J. Sher" w:date="2021-09-14T18:44:00Z">
        <w:r>
          <w:rPr>
            <w:i/>
          </w:rPr>
          <w:t>Model selection</w:t>
        </w:r>
        <w:r>
          <w:rPr>
            <w:iCs/>
          </w:rPr>
          <w:t xml:space="preserve">. </w:t>
        </w:r>
        <w:r w:rsidRPr="006B18ED">
          <w:rPr>
            <w:iCs/>
            <w:highlight w:val="yellow"/>
            <w:rPrChange w:id="190" w:author="Kenneth J. Sher" w:date="2021-09-14T18:46:00Z">
              <w:rPr>
                <w:iCs/>
              </w:rPr>
            </w:rPrChange>
          </w:rPr>
          <w:t xml:space="preserve">Not sure what was meant here but I suspect </w:t>
        </w:r>
      </w:ins>
      <w:ins w:id="191" w:author="Kenneth J. Sher" w:date="2021-09-14T18:45:00Z">
        <w:r w:rsidRPr="006B18ED">
          <w:rPr>
            <w:iCs/>
            <w:highlight w:val="yellow"/>
            <w:rPrChange w:id="192" w:author="Kenneth J. Sher" w:date="2021-09-14T18:46:00Z">
              <w:rPr>
                <w:iCs/>
              </w:rPr>
            </w:rPrChange>
          </w:rPr>
          <w:t>this little subheading could be a very large book.</w:t>
        </w:r>
      </w:ins>
    </w:p>
    <w:p w14:paraId="207DAA06" w14:textId="50D9CD73" w:rsidR="006B18ED" w:rsidRPr="00C70628" w:rsidDel="00825E7F" w:rsidRDefault="006B18ED" w:rsidP="0004645B">
      <w:pPr>
        <w:pStyle w:val="BodyText"/>
        <w:ind w:firstLine="360"/>
        <w:rPr>
          <w:del w:id="193" w:author="Sher, Kenneth" w:date="2021-09-14T19:18:00Z"/>
          <w:iCs/>
          <w:rPrChange w:id="194" w:author="Kenneth J. Sher" w:date="2021-09-14T18:44:00Z">
            <w:rPr>
              <w:del w:id="195" w:author="Sher, Kenneth" w:date="2021-09-14T19:18:00Z"/>
            </w:rPr>
          </w:rPrChange>
        </w:rPr>
      </w:pPr>
    </w:p>
    <w:p w14:paraId="3209A3CE" w14:textId="0E5A96CB" w:rsidR="00746AAF" w:rsidRPr="0004645B" w:rsidDel="00825E7F" w:rsidRDefault="00746AAF" w:rsidP="0004645B">
      <w:pPr>
        <w:pStyle w:val="BodyText"/>
        <w:ind w:firstLine="360"/>
        <w:rPr>
          <w:del w:id="196" w:author="Sher, Kenneth" w:date="2021-09-14T19:18:00Z"/>
        </w:rPr>
      </w:pPr>
      <w:del w:id="197" w:author="Sher, Kenneth" w:date="2021-09-14T19:18:00Z">
        <w:r w:rsidDel="00825E7F">
          <w:delText>-----------------------------------------------------------------------------------------------------------------------</w:delText>
        </w:r>
      </w:del>
      <w:ins w:id="198" w:author="Kenneth J. Sher" w:date="2021-08-31T21:52:00Z">
        <w:del w:id="199" w:author="Sher, Kenneth" w:date="2021-09-14T19:18:00Z">
          <w:r w:rsidR="00BA35D9" w:rsidDel="00825E7F">
            <w:delText>I’VE NOT MESSED WITH MUCH OF WHAT’S BELOW HERE.</w:delText>
          </w:r>
        </w:del>
      </w:ins>
    </w:p>
    <w:p w14:paraId="209E33D5" w14:textId="445791FC" w:rsidR="00326184" w:rsidRPr="00F074C2" w:rsidDel="00825E7F" w:rsidRDefault="00326184" w:rsidP="0004645B">
      <w:pPr>
        <w:pStyle w:val="BodyText"/>
        <w:rPr>
          <w:del w:id="200" w:author="Sher, Kenneth" w:date="2021-09-14T19:18:00Z"/>
        </w:rPr>
      </w:pPr>
    </w:p>
    <w:p w14:paraId="7BAE9DC8" w14:textId="71FBD75F" w:rsidR="005534A6" w:rsidDel="00825E7F" w:rsidRDefault="00862A46">
      <w:pPr>
        <w:pStyle w:val="Heading2"/>
        <w:rPr>
          <w:del w:id="201" w:author="Sher, Kenneth" w:date="2021-09-14T19:18:00Z"/>
        </w:rPr>
      </w:pPr>
      <w:bookmarkStart w:id="202" w:name="longitudinal-data-analysis-kenny-and-sam"/>
      <w:bookmarkEnd w:id="202"/>
      <w:del w:id="203" w:author="Sher, Kenneth" w:date="2021-09-14T19:18:00Z">
        <w:r w:rsidDel="00825E7F">
          <w:delText xml:space="preserve"> </w:delText>
        </w:r>
        <w:bookmarkStart w:id="204" w:name="_Hlk81334408"/>
        <w:r w:rsidR="00815201" w:rsidDel="00825E7F">
          <w:delText>Longitudinal Data Analysis (Kenny and Sam)</w:delText>
        </w:r>
      </w:del>
    </w:p>
    <w:p w14:paraId="74E80BE5" w14:textId="2C62D52C" w:rsidR="005534A6" w:rsidDel="00825E7F" w:rsidRDefault="00815201">
      <w:pPr>
        <w:pStyle w:val="FirstParagraph"/>
        <w:rPr>
          <w:del w:id="205" w:author="Sher, Kenneth" w:date="2021-09-14T19:18:00Z"/>
        </w:rPr>
      </w:pPr>
      <w:del w:id="206" w:author="Sher, Kenneth" w:date="2021-09-14T19:18:00Z">
        <w:r w:rsidDel="00825E7F">
          <w:delText xml:space="preserve">The ABCD study represents the largest, long-term investigation of neurodevelopment and child health in the United States. This landmark prospective study aims to transform our understanding of the genetic and environmental influences on brain development and their roles in substance use and other health outcomes (Volkow et al., 2018). While ambitious, the ABCD Study’s commitment to an Open Science framework combined with the rich longitudinal nature of the study data makes it well-suited to achieve these goals. In particular, the ABCD Study presents a unique opportunity to significantly advance our understanding of how a multitude of important physical and mental health processes emerge and unfold across critical periods of development. To this point, the current section is intended to provide readers with a general overview of useful approaches to longitudinal data analysis including worked examples using ABCD Study data, with a particular focus on latent growth modeling (LGM). </w:delText>
        </w:r>
        <w:r w:rsidDel="00825E7F">
          <w:rPr>
            <w:b/>
          </w:rPr>
          <w:delText>Kenny’s comment: Do we want to emphasize here that in LGM we’re really restricting ourselves to those cases where we have three or more (and preferably four or moe) observations. At least that’s my understanding.</w:delText>
        </w:r>
      </w:del>
    </w:p>
    <w:p w14:paraId="051D5558" w14:textId="4271669B" w:rsidR="005534A6" w:rsidDel="00825E7F" w:rsidRDefault="00815201">
      <w:pPr>
        <w:pStyle w:val="BodyText"/>
        <w:rPr>
          <w:del w:id="207" w:author="Sher, Kenneth" w:date="2021-09-14T19:17:00Z"/>
        </w:rPr>
      </w:pPr>
      <w:del w:id="208" w:author="Sher, Kenneth" w:date="2021-09-14T19:18:00Z">
        <w:r w:rsidDel="00825E7F">
          <w:rPr>
            <w:i/>
          </w:rPr>
          <w:delText>Latent Growth Modeling</w:delText>
        </w:r>
        <w:r w:rsidDel="00825E7F">
          <w:delText xml:space="preserve"> </w:delText>
        </w:r>
        <w:r w:rsidDel="00825E7F">
          <w:rPr>
            <w:b/>
          </w:rPr>
          <w:delText>Kenny’s comment: probably need a transition to here with what longitudinal data buy us and various ways of conceptualizing repeated observations over time I think we need to also discuss CLPA models and LCS models. Also, probably want to discuss why we normally wouldn’t want to use age adjusted scores (e.g., T scores) if the conversions differ across measurement occaions.</w:delText>
        </w:r>
        <w:r w:rsidDel="00825E7F">
          <w:delText xml:space="preserve"> LGM is a flexible modeling strategy that encompasses a set of statistical methods that allow for specifying and evaluating relationships among variables that have been assessed repeatedly across multiple measurement occasions (Preacher, et al. 2008). In its most basic form, LGM parameterizes a series of observations using two parameters, an intercept (often but not always the first observations of the series) and a slope. Each parameter has its own variance so that individual differences in level (at the point of the intercept) and rate of change (i.e., the slope) are captured. The LGM framework offers several noteworthy benefits compared to some other approaches common to longitudinal data analysis. For example, research focused on characterizing stability often resolves rank-order stability but doesn’t consider mean level change.. </w:delText>
        </w:r>
        <w:bookmarkEnd w:id="204"/>
        <w:r w:rsidDel="00825E7F">
          <w:delText>This more traditional analytic approach investigates between-individual or “rank-order” change by focusing on an individual’s relative placement in a group across time (Hawes et al, 2018). While evaluating of rank-order stability can certainly offer useful insight, this approach provides little information regarding within-individual change (i.e., individual differences in slope). Additionally, LGM models are extremely flexible and can model both linear and a wide range of nonlinear slopes including slopes that follow polynomial trends, a discrete change in linear slope that occurs at a given point in time (e.g., spline), or can be relatively “free” and be fitted to model the observed variables as they appear.</w:delText>
        </w:r>
      </w:del>
    </w:p>
    <w:p w14:paraId="515FBBE7" w14:textId="7B844BD3" w:rsidR="005534A6" w:rsidDel="00825E7F" w:rsidRDefault="00815201">
      <w:pPr>
        <w:pStyle w:val="BodyText"/>
        <w:ind w:firstLine="720"/>
        <w:rPr>
          <w:del w:id="209" w:author="Sher, Kenneth" w:date="2021-09-14T19:18:00Z"/>
        </w:rPr>
        <w:pPrChange w:id="210" w:author="Sher, Kenneth" w:date="2021-09-14T19:17:00Z">
          <w:pPr>
            <w:pStyle w:val="BodyText"/>
          </w:pPr>
        </w:pPrChange>
      </w:pPr>
      <w:del w:id="211" w:author="Sher, Kenneth" w:date="2021-09-14T19:18:00Z">
        <w:r w:rsidDel="00825E7F">
          <w:delText>Note that, solely focusing on rank-order estimates can lead to fundamental misinterpretations such as concluding that a construct of interest is undergoing no substantial or meaningful change. For example, consider child A who takes part in a study and reports decreasing scores on a measure of anxiety across 4 measurement occasions. Now consider a hypothetical wherein all other youth taking part in the study exhibit similar decreases to their anxiety scores. In this instance, child A’s “rank-order” in the group may not change. This would result in relatively high stability estimates despite notable within-individual change to child A’s anxiety scores over time. The LGM framework effectively deals with this issue by allowing for an examination of both, intraindividual (within-person) change over time as well as interindividual (between-person) variability in these patterns of change. For many research questions, it is important to be able to resolve both normative change and variation in how individuals partake in that change.</w:delText>
        </w:r>
      </w:del>
    </w:p>
    <w:p w14:paraId="60B869D4" w14:textId="77CB1809" w:rsidR="005534A6" w:rsidDel="00825E7F" w:rsidRDefault="00815201">
      <w:pPr>
        <w:pStyle w:val="BodyText"/>
        <w:rPr>
          <w:del w:id="212" w:author="Sher, Kenneth" w:date="2021-09-14T19:18:00Z"/>
        </w:rPr>
      </w:pPr>
      <w:del w:id="213" w:author="Sher, Kenneth" w:date="2021-09-14T19:18:00Z">
        <w:r w:rsidDel="00825E7F">
          <w:delText xml:space="preserve">The implementation of an LGM framework can provide novel insight into continuity and change underlying phenomena of interest. A fundamental aspect of this approach is the ability to characterize the direction and rate of change at both, the group- and individual-level within a single model. In a conventional LGM a single trajectory that represents the overall group-mean is estimated, as well the individual variability around this mean trajectory. Further, extensions to the conventional LGM enable researchers to test more elaborate models. For example, theoretical accounts often hypothesize that different unobserved subpopulations of individuals in a population exhibit unique patterns of growth across development. More advanced LGM methods, including latent class growth analysis (LCGA) and growth mixture modeling (GMM), accommodate this increased complexity by estimating distinct trajectories that can differ in their direction and rate of change </w:delText>
        </w:r>
        <w:r w:rsidDel="00825E7F">
          <w:rPr>
            <w:b/>
          </w:rPr>
          <w:delText>Kenny’s comment: Add citation</w:delText>
        </w:r>
        <w:r w:rsidDel="00825E7F">
          <w:delText>. In addition to modeling growth, LGM methods allow researchers to evaluate other substantive questions relevant to continuity and change, such as the influence of time-varying covariates, antecedent predictors and consequences of change, and unidirectional and transactional processes among multiple growth processes.</w:delText>
        </w:r>
      </w:del>
    </w:p>
    <w:p w14:paraId="1DC0CCD9" w14:textId="2DF2512D" w:rsidR="005534A6" w:rsidDel="00825E7F" w:rsidRDefault="00815201">
      <w:pPr>
        <w:pStyle w:val="BodyText"/>
        <w:rPr>
          <w:del w:id="214" w:author="Sher, Kenneth" w:date="2021-09-14T19:18:00Z"/>
        </w:rPr>
      </w:pPr>
      <w:del w:id="215" w:author="Sher, Kenneth" w:date="2021-09-14T19:18:00Z">
        <w:r w:rsidDel="00825E7F">
          <w:delText xml:space="preserve">To better demonstrate applications and advantages of the LGM framework we now turn to several worked examples using real-world data from the ABCD Study Curated Annual Release 2.0 (MPlus and R code for all examples is provided in supplemental documents). Example data come from the youth self-report version of the Brief Problem Monitor (BPM; citation). The BPM is a rating instrument used to monitor children’s functioning and response to interventions. The measure includes 18-items scored on a 0 (“not true”) to 2 (“very true”) scale and is comprised of 3 subscales (Externalizing, Internalizing, Attention). BPM data used in the following examples was collected across 3 measurement occasions (i.e., 6-month, 1-year, and 18-month follow-up assessments) and only youth with complete BPM data at each assessment </w:delText>
        </w:r>
        <w:r w:rsidDel="00825E7F">
          <w:rPr>
            <w:b/>
          </w:rPr>
          <w:delText>Kenny’s comment: I might say, for purposes of illustrations as we don’t want to encourage folks to routinely use listwise deletion</w:delText>
        </w:r>
        <w:r w:rsidDel="00825E7F">
          <w:delText xml:space="preserve"> were included in the worked examples (n = 1,864). All models were estimated using maximum likelihood estimation with robust standard errors (MLR). Model fit was assessed using several common fit indices (e.g., Comparative Fit Index [CFI; Hu &amp; Bentler, 1999], Root Mean Square Error of Approximation [RMSEA; Browne, Cudeck, Bollen, &amp; Long, 1993], sample-size adjusted Bayesian Information Criterion [BIC].</w:delText>
        </w:r>
      </w:del>
    </w:p>
    <w:p w14:paraId="087F6AB7" w14:textId="61D9C768" w:rsidR="005534A6" w:rsidDel="00825E7F" w:rsidRDefault="00815201">
      <w:pPr>
        <w:pStyle w:val="BodyText"/>
        <w:rPr>
          <w:del w:id="216" w:author="Sher, Kenneth" w:date="2021-09-14T19:18:00Z"/>
        </w:rPr>
      </w:pPr>
      <w:del w:id="217" w:author="Sher, Kenneth" w:date="2021-09-14T19:18:00Z">
        <w:r w:rsidDel="00825E7F">
          <w:rPr>
            <w:i/>
          </w:rPr>
          <w:delText>Example 1. The Conventional Latent Growth Model (LGM)</w:delText>
        </w:r>
      </w:del>
    </w:p>
    <w:p w14:paraId="1B2DA5B5" w14:textId="51E8CA53" w:rsidR="005534A6" w:rsidDel="00825E7F" w:rsidRDefault="00815201">
      <w:pPr>
        <w:pStyle w:val="BodyText"/>
        <w:rPr>
          <w:del w:id="218" w:author="Sher, Kenneth" w:date="2021-09-14T19:18:00Z"/>
        </w:rPr>
      </w:pPr>
      <w:del w:id="219" w:author="Sher, Kenneth" w:date="2021-09-14T19:18:00Z">
        <w:r w:rsidDel="00825E7F">
          <w:delText>A conventional LGM consists of repeated measurements of some variable ‘y’. In this model two latent factors are specified to represent facets of change in y over time. The first latent factor, the intercept, represents y at baseline or when the time variable is equal to 0 (t = 0). The second latent factor, the slope, represents linear</w:delText>
        </w:r>
        <w:r w:rsidDel="00825E7F">
          <w:rPr>
            <w:rStyle w:val="FootnoteReference"/>
          </w:rPr>
          <w:footnoteReference w:id="1"/>
        </w:r>
        <w:r w:rsidDel="00825E7F">
          <w:delText xml:space="preserve"> change in y across the repeated measurements. In a conventional LGM the following six parameters are estimated: 1) intercept mean (μi); 2) intercept variance (θi); 3) slope mean (μs); 4) slope variance (θs); 5) intercept and slope covariance (θis); and 6) an error variance that remains constant across repeated measurements (θε). We will now evaluate a conventional LGM that was estimated using BPM Externalizing scale scores obtained across 3 measurement occasions.</w:delText>
        </w:r>
      </w:del>
    </w:p>
    <w:p w14:paraId="413ABF36" w14:textId="6837A78D" w:rsidR="005534A6" w:rsidDel="00825E7F" w:rsidRDefault="00815201">
      <w:pPr>
        <w:pStyle w:val="BodyText"/>
        <w:rPr>
          <w:del w:id="222" w:author="Sher, Kenneth" w:date="2021-09-14T19:18:00Z"/>
        </w:rPr>
      </w:pPr>
      <w:del w:id="223" w:author="Sher, Kenneth" w:date="2021-09-14T19:18:00Z">
        <w:r w:rsidDel="00825E7F">
          <w:delText>An examination of the Comparative Fit Index (CFI) and root mean square error of approximation (RMSEA) reveals evidence of poor model fit (CFI = .91; RMSEA = .25). Although CFI was within the generally acceptable range (i.e., &gt;.90; citation), RMSEA was well above the generally recommended minimum cutoff (i.e., &lt;.10; citation). This suggests it is necessary to reevaluate our specified model. In the context of the current example however, we shall proceed as though the model demonstrated adequate fit. Observing the model parameter estimates shows the mean estimated intercept (μ = 1.86, SE = 0.04) and linear slope (μ = -.09, SE = 0.02) to be significant (ps &lt; .001). While the intercept factor provides information about initial status, some researchers suggest that this parameter is primarily meaningful for growth processes with a natural origin (Stoel, 2003; Stoel &amp; van den Wittenboer, 2003). For the conventional LGM, the parameter that is most often of central interest is the slope factor. In the present example, the negative linear slope value indicates that there is a systematic mean-level decrease in BPM Externalizing scores across assessment waves (see Figure 1a). Importantly however, the variance estimate around this group-mean trajectory is statistically significant (θs = .38, p &lt; .001). This indicates that although BPM Externalizing scores are decreasing on average, there is significant within-individual variability in these patterns of change (see Figure 1b).</w:delText>
        </w:r>
      </w:del>
    </w:p>
    <w:p w14:paraId="05C645C6" w14:textId="05923AE2" w:rsidR="005534A6" w:rsidDel="00825E7F" w:rsidRDefault="00815201">
      <w:pPr>
        <w:pStyle w:val="BodyText"/>
        <w:rPr>
          <w:del w:id="224" w:author="Sher, Kenneth" w:date="2021-09-14T19:18:00Z"/>
        </w:rPr>
      </w:pPr>
      <w:del w:id="225" w:author="Sher, Kenneth" w:date="2021-09-14T19:18:00Z">
        <w:r w:rsidDel="00825E7F">
          <w:rPr>
            <w:i/>
          </w:rPr>
          <w:delText>Example 2. Growth Mixture Modeling (GMM)</w:delText>
        </w:r>
      </w:del>
    </w:p>
    <w:p w14:paraId="226F7787" w14:textId="0B50E5E0" w:rsidR="005534A6" w:rsidDel="00825E7F" w:rsidRDefault="00815201">
      <w:pPr>
        <w:pStyle w:val="BodyText"/>
        <w:rPr>
          <w:del w:id="226" w:author="Sher, Kenneth" w:date="2021-09-14T19:18:00Z"/>
        </w:rPr>
      </w:pPr>
      <w:del w:id="227" w:author="Sher, Kenneth" w:date="2021-09-14T19:18:00Z">
        <w:r w:rsidDel="00825E7F">
          <w:delText xml:space="preserve">On some occasions the conventional LGM may be limited in that it describes all individuals as coming from the same population, not accounting for potentially important subgroup effects. An important extension of the conventional model, GMM allows different unobserved subgroups to follow distinct trajectories. By allowing the intercept and slope growth factors to vary across groups, the GMM approach estimates a distinct group-mean trajectory with its own unique variance, for each latent class. A special case of GMM, LCGA models a separate trajectory for each latent class, but the growth factor variances </w:delText>
        </w:r>
        <w:r w:rsidDel="00825E7F">
          <w:rPr>
            <w:b/>
          </w:rPr>
          <w:delText>Kenny’s comment: Intercept variances too, no? Clearer to say intercept and slope variances rather than growth factor?</w:delText>
        </w:r>
        <w:r w:rsidDel="00825E7F">
          <w:delText xml:space="preserve"> within each class are fixed to zero (i.e., assumes homogenous within-class patterns of growth). As this approach is less computationally expensive, it is often a useful starting approach for identifying different underlying trajectories prior conducting a GMM. Expanding on our prior example, we now examine a GMM using the same BPM Externalizing scale scores used in the conventional model. A successive number of latent classes were specified across models and the optimal number of classes were determined by investigating recommended model selection criteria (e.g., adjusted Bayesian Information Criterion [aBIC], Bootstrapped Likelihood Ratio Test [BLRT], parsimony, and interpretability). An overview of criteria used to select the optimal number of trajectory classes is provided in Table 3. These results show aBIC to decrease across iterations, however, BLRT suggests a 4-class solution offers the optimal fit. Further, examination of the 5-class model reveals two classes that comprise less than 5% of the sample (class 3 n = 11 [&lt; 1%]; class 4 n = 63 [3%]). Therefore, based on substantive interpretation, parsimony, and fit, we opt to select the four-class model of BPM Externalizing scores as providing the best overall solution. Estimated model parameters are presented in Table 4. </w:delText>
        </w:r>
        <w:r w:rsidDel="00825E7F">
          <w:rPr>
            <w:b/>
          </w:rPr>
          <w:delText>Kenny’s comment regarding previous sentence: This is one of those areas where some might argue there are too many investigator degrees of freedom. I also wonder whether there should be discussion of other issues like factor mixture models. nonlinear</w:delText>
        </w:r>
        <w:r w:rsidDel="00825E7F">
          <w:delText xml:space="preserve"> The </w:delText>
        </w:r>
        <w:r w:rsidDel="00825E7F">
          <w:rPr>
            <w:b/>
          </w:rPr>
          <w:delText>Kenny’s comment: would superimposition on a spaghetti plot (or four spaghetti plots) help illustrate the concept here. If model derived data are being plotted we might want to encourage folks to try to plot them in conjunctoin with raw data.</w:delText>
        </w:r>
        <w:r w:rsidDel="00825E7F">
          <w:delText xml:space="preserve"> results show a small (n = 64; 4%) group of youth with a persistently high BPM Externalizing trajectory and large group of youth (n = 1437; 77%) following a low and decreasing trajectory. The remaining two classes were characterized by youth with moderate initial scores that decreased across assessments (n = 191; 10%) and youth with moderate scores that remained stable over time (n = 171; 9%) (see Figure 2). </w:delText>
        </w:r>
        <w:r w:rsidDel="00825E7F">
          <w:rPr>
            <w:b/>
          </w:rPr>
          <w:delText>Kenny’s comment: I don’t see “figure 2” here. Also, I might label groups as “Moderate-High decreasing and Moderate -Low Stable. I say there because the intercept mean between the two”moderates" is larget than between Moderate Decreasing and Persistent High and between Moderate Stable and Low decreasing.</w:delText>
        </w:r>
      </w:del>
    </w:p>
    <w:p w14:paraId="29492B2B" w14:textId="589104C0" w:rsidR="005534A6" w:rsidDel="00825E7F" w:rsidRDefault="00815201">
      <w:pPr>
        <w:pStyle w:val="BodyText"/>
        <w:rPr>
          <w:del w:id="228" w:author="Sher, Kenneth" w:date="2021-09-14T19:18:00Z"/>
        </w:rPr>
      </w:pPr>
      <w:del w:id="229" w:author="Sher, Kenneth" w:date="2021-09-14T19:18:00Z">
        <w:r w:rsidDel="00825E7F">
          <w:rPr>
            <w:i/>
          </w:rPr>
          <w:delText>Example 3. Multivariate Latent Growth Models (Parallel Process Models)</w:delText>
        </w:r>
      </w:del>
    </w:p>
    <w:p w14:paraId="7709E224" w14:textId="3D55F1E6" w:rsidR="005534A6" w:rsidDel="00825E7F" w:rsidRDefault="00815201">
      <w:pPr>
        <w:pStyle w:val="Heading2"/>
        <w:rPr>
          <w:del w:id="230" w:author="Sher, Kenneth" w:date="2021-09-14T19:18:00Z"/>
        </w:rPr>
      </w:pPr>
      <w:bookmarkStart w:id="231" w:name="growth-processes-kenny"/>
      <w:bookmarkEnd w:id="231"/>
      <w:del w:id="232" w:author="Sher, Kenneth" w:date="2021-09-14T19:18:00Z">
        <w:r w:rsidDel="00825E7F">
          <w:delText>Growth Processes (Kenny)</w:delText>
        </w:r>
      </w:del>
    </w:p>
    <w:p w14:paraId="513570E5" w14:textId="20B46748" w:rsidR="005534A6" w:rsidDel="00825E7F" w:rsidRDefault="00815201">
      <w:pPr>
        <w:pStyle w:val="FirstParagraph"/>
        <w:rPr>
          <w:del w:id="233" w:author="Sher, Kenneth" w:date="2021-09-14T19:18:00Z"/>
        </w:rPr>
      </w:pPr>
      <w:del w:id="234" w:author="Sher, Kenneth" w:date="2021-09-14T19:18:00Z">
        <w:r w:rsidDel="00825E7F">
          <w:rPr>
            <w:b/>
          </w:rPr>
          <w:delText>Kenny’s comment: In addition to being written, this should precede the LGM piece I think</w:delText>
        </w:r>
        <w:r w:rsidDel="00825E7F">
          <w:delText xml:space="preserve"> Potentially distinguishing two ostensibly similar phenotypes on the basis of differences in etiology (e.g., equifinality) 5) Tracking the range of different outcomes associated with a single process (e.g., multifinality) (this might be more of a substantive issue) Substantively, we are interested in variability of the trajectories of key risk factors and outcomes.</w:delText>
        </w:r>
      </w:del>
    </w:p>
    <w:p w14:paraId="0A38D7BD" w14:textId="08F67477" w:rsidR="005534A6" w:rsidDel="00825E7F" w:rsidRDefault="00815201">
      <w:pPr>
        <w:pStyle w:val="SourceCode"/>
        <w:numPr>
          <w:ilvl w:val="0"/>
          <w:numId w:val="19"/>
        </w:numPr>
        <w:rPr>
          <w:del w:id="235" w:author="Sher, Kenneth" w:date="2021-09-14T19:18:00Z"/>
        </w:rPr>
      </w:pPr>
      <w:del w:id="236" w:author="Sher, Kenneth" w:date="2021-09-14T19:18:00Z">
        <w:r w:rsidDel="00825E7F">
          <w:rPr>
            <w:rStyle w:val="VerbatimChar"/>
          </w:rPr>
          <w:delText>Univariate and multivariate growth processes.</w:delText>
        </w:r>
      </w:del>
    </w:p>
    <w:p w14:paraId="41B91945" w14:textId="06B12C23" w:rsidR="005534A6" w:rsidDel="00825E7F" w:rsidRDefault="00815201">
      <w:pPr>
        <w:pStyle w:val="SourceCode"/>
        <w:numPr>
          <w:ilvl w:val="0"/>
          <w:numId w:val="19"/>
        </w:numPr>
        <w:rPr>
          <w:del w:id="237" w:author="Sher, Kenneth" w:date="2021-09-14T19:18:00Z"/>
        </w:rPr>
      </w:pPr>
      <w:del w:id="238" w:author="Sher, Kenneth" w:date="2021-09-14T19:18:00Z">
        <w:r w:rsidDel="00825E7F">
          <w:rPr>
            <w:rStyle w:val="VerbatimChar"/>
          </w:rPr>
          <w:delText>Mixtures of #1 with respect to trajectory types.</w:delText>
        </w:r>
      </w:del>
    </w:p>
    <w:p w14:paraId="750B3AF7" w14:textId="7C9E2529" w:rsidR="005534A6" w:rsidDel="00825E7F" w:rsidRDefault="00815201">
      <w:pPr>
        <w:pStyle w:val="SourceCode"/>
        <w:numPr>
          <w:ilvl w:val="0"/>
          <w:numId w:val="19"/>
        </w:numPr>
        <w:rPr>
          <w:del w:id="239" w:author="Sher, Kenneth" w:date="2021-09-14T19:18:00Z"/>
        </w:rPr>
      </w:pPr>
      <w:del w:id="240" w:author="Sher, Kenneth" w:date="2021-09-14T19:18:00Z">
        <w:r w:rsidDel="00825E7F">
          <w:rPr>
            <w:rStyle w:val="VerbatimChar"/>
          </w:rPr>
          <w:delText>Developmental snares (e.g., how certain exposures can alter the course of later development ala Caspi/Moffitt)</w:delText>
        </w:r>
      </w:del>
    </w:p>
    <w:p w14:paraId="4AE1F9D6" w14:textId="1CE35E61" w:rsidR="005534A6" w:rsidDel="00825E7F" w:rsidRDefault="00815201">
      <w:pPr>
        <w:pStyle w:val="SourceCode"/>
        <w:numPr>
          <w:ilvl w:val="0"/>
          <w:numId w:val="19"/>
        </w:numPr>
        <w:rPr>
          <w:del w:id="241" w:author="Sher, Kenneth" w:date="2021-09-14T19:18:00Z"/>
        </w:rPr>
      </w:pPr>
      <w:del w:id="242" w:author="Sher, Kenneth" w:date="2021-09-14T19:18:00Z">
        <w:r w:rsidDel="00825E7F">
          <w:rPr>
            <w:rStyle w:val="VerbatimChar"/>
          </w:rPr>
          <w:delText>Development disturbances (e.g., how certain developmental periods/time-limited exposures can shrink individual differences [and, say, AR1 processes] for the duration of that period (ala Schulenberg). That is, stability and slope of some traits can be temporarily disturbed by exogenous factors [e.g., military, college])</w:delText>
        </w:r>
      </w:del>
    </w:p>
    <w:p w14:paraId="5A3A53FE" w14:textId="2C24D50D" w:rsidR="005534A6" w:rsidDel="00825E7F" w:rsidRDefault="00815201">
      <w:pPr>
        <w:pStyle w:val="SourceCode"/>
        <w:numPr>
          <w:ilvl w:val="0"/>
          <w:numId w:val="19"/>
        </w:numPr>
        <w:rPr>
          <w:del w:id="243" w:author="Sher, Kenneth" w:date="2021-09-14T19:18:00Z"/>
        </w:rPr>
      </w:pPr>
      <w:del w:id="244" w:author="Sher, Kenneth" w:date="2021-09-14T19:18:00Z">
        <w:r w:rsidDel="00825E7F">
          <w:rPr>
            <w:rStyle w:val="VerbatimChar"/>
          </w:rPr>
          <w:delText>Ability to examine unidirectional and transactional processes to get a “handle” on direction of influence among a group of variables.</w:delText>
        </w:r>
      </w:del>
    </w:p>
    <w:p w14:paraId="0AB51B88" w14:textId="0BF8B7F6" w:rsidR="005534A6" w:rsidDel="00825E7F" w:rsidRDefault="00815201">
      <w:pPr>
        <w:pStyle w:val="SourceCode"/>
        <w:numPr>
          <w:ilvl w:val="0"/>
          <w:numId w:val="19"/>
        </w:numPr>
        <w:rPr>
          <w:del w:id="245" w:author="Sher, Kenneth" w:date="2021-09-14T19:18:00Z"/>
        </w:rPr>
      </w:pPr>
      <w:del w:id="246" w:author="Sher, Kenneth" w:date="2021-09-14T19:18:00Z">
        <w:r w:rsidDel="00825E7F">
          <w:rPr>
            <w:rStyle w:val="VerbatimChar"/>
          </w:rPr>
          <w:delText>Distinguishing between trait and state effects that are confounded in cross-sectional analyses (can discuss some of the types of models Steyer talks about).</w:delText>
        </w:r>
      </w:del>
    </w:p>
    <w:p w14:paraId="60EDE53B" w14:textId="5F2EF592" w:rsidR="005534A6" w:rsidDel="00825E7F" w:rsidRDefault="00815201">
      <w:pPr>
        <w:pStyle w:val="SourceCode"/>
        <w:numPr>
          <w:ilvl w:val="0"/>
          <w:numId w:val="19"/>
        </w:numPr>
        <w:rPr>
          <w:del w:id="247" w:author="Sher, Kenneth" w:date="2021-09-14T19:18:00Z"/>
        </w:rPr>
      </w:pPr>
      <w:del w:id="248" w:author="Sher, Kenneth" w:date="2021-09-14T19:18:00Z">
        <w:r w:rsidDel="00825E7F">
          <w:rPr>
            <w:rStyle w:val="VerbatimChar"/>
          </w:rPr>
          <w:delText>Ability to observe developmentally specific processes that occur at one stage of development but not later (e.g., some of the data suggesting that cannabis exposure and risk for psychosis is developmentally bound).</w:delText>
        </w:r>
      </w:del>
    </w:p>
    <w:p w14:paraId="217FE473" w14:textId="52AB5B71" w:rsidR="005534A6" w:rsidDel="00825E7F" w:rsidRDefault="00815201">
      <w:pPr>
        <w:pStyle w:val="SourceCode"/>
        <w:numPr>
          <w:ilvl w:val="0"/>
          <w:numId w:val="19"/>
        </w:numPr>
        <w:rPr>
          <w:del w:id="249" w:author="Sher, Kenneth" w:date="2021-09-14T19:18:00Z"/>
        </w:rPr>
      </w:pPr>
      <w:del w:id="250" w:author="Sher, Kenneth" w:date="2021-09-14T19:18:00Z">
        <w:r w:rsidDel="00825E7F">
          <w:rPr>
            <w:rStyle w:val="VerbatimChar"/>
          </w:rPr>
          <w:delText>Ability to examine the durability versus reversibility of toxic exposures and the time course of recovery (for those that are reversible.)</w:delText>
        </w:r>
      </w:del>
    </w:p>
    <w:p w14:paraId="426BC55A" w14:textId="2FFCDC6A" w:rsidR="005534A6" w:rsidDel="00825E7F" w:rsidRDefault="00815201">
      <w:pPr>
        <w:pStyle w:val="Heading2"/>
        <w:rPr>
          <w:del w:id="251" w:author="Sher, Kenneth" w:date="2021-09-14T19:18:00Z"/>
        </w:rPr>
      </w:pPr>
      <w:bookmarkStart w:id="252" w:name="differential-validity-of-assessment-as-a"/>
      <w:bookmarkEnd w:id="252"/>
      <w:del w:id="253" w:author="Sher, Kenneth" w:date="2021-09-14T19:18:00Z">
        <w:r w:rsidDel="00825E7F">
          <w:delText>Differential Validity of Assessment as a Function of Development (Kenny)</w:delText>
        </w:r>
      </w:del>
    </w:p>
    <w:p w14:paraId="3B7EE2AA" w14:textId="3773CEA6" w:rsidR="005534A6" w:rsidDel="00825E7F" w:rsidRDefault="00815201">
      <w:pPr>
        <w:pStyle w:val="FirstParagraph"/>
        <w:rPr>
          <w:del w:id="254" w:author="Sher, Kenneth" w:date="2021-09-14T19:18:00Z"/>
        </w:rPr>
      </w:pPr>
      <w:del w:id="255" w:author="Sher, Kenneth" w:date="2021-09-14T19:18:00Z">
        <w:r w:rsidDel="00825E7F">
          <w:delText>When tracking development of physical characteristics using objective measures in physical units (e.g., height, weight, volume) or functions of multiple physical units (e.g., body mass index), describing the course of stability and change in those characteristics is rather straightforward (assuming that there is adequate precision of measurement). However, the issue becomes increasingly complex when psychological characteristics are considered and measurements are specific to a given instrument. In this measurement context, it cannot be assumed that scores on a scale measuring a purported trait (e.g., anxiety, working memory) have the same meaning across different ages, given the individual items measuring the trait can differentially relate to the underlying trait as a function of age. This could result in the meaning of the scores (i.e., how a score on a measure reflects either an absolute level of a trait or– a relative rank order - for a trait within a given population) changing as a function of age. That is, if scores on a measure change over time (or do not change), it is essential to test that the observed scores indicate changes (or stabilization) in the underlying or latent trait rather than artifacts of measurement.</w:delText>
        </w:r>
      </w:del>
    </w:p>
    <w:p w14:paraId="0DCA6CDA" w14:textId="231C0CC8" w:rsidR="005534A6" w:rsidDel="00825E7F" w:rsidRDefault="00815201">
      <w:pPr>
        <w:pStyle w:val="BodyText"/>
        <w:rPr>
          <w:del w:id="256" w:author="Sher, Kenneth" w:date="2021-09-14T19:18:00Z"/>
        </w:rPr>
      </w:pPr>
      <w:del w:id="257" w:author="Sher, Kenneth" w:date="2021-09-14T19:18:00Z">
        <w:r w:rsidDel="00825E7F">
          <w:delText>For example, consider the latent variable of verbal short-term memory, which is thought to relate to the manifest measure of performance on a digit span task. Repeated assessments of performance on a digit span task may appear to change in a nonlinear way, where there is positive (mean-level) growth up until a given age (e.g., an increasing slope) that then asymptotes (i.e., approaches a zero slope thereafter). If measurement is equally consistent across age (i.e., scores on the manifest measure of digit span correspond to the same percentile rank on the latent variable of verbal short-term memory across age), this pattern would suggest a period of maturation followed by consolidation or stability. However, this pattern may be an artifact of measurement if digit span performance loses its ability to discriminate among those higher (or lower) in the trait of verbal short-term memory because of ceiling (or floor) effects. This may be the case if trials on digit span performance provided good discrimination on the latent trait of verbal short-term memory at younger ages, given the trials had sufficient difficulty to produce meaningful variance in performance within this younger age period. However, virtually all subjects may get all of the trials correct as they get older, because the trials became too “easy” (i.e., lack necessary difficulty to allow for discrimination among levels on the latent trait of verbal short-term memory) for older subjects. That is, the latent trait (e.g., verbal short term memory) might still be evidencing true growth within a given population across later developmental timeframes but our ability to observe it with a particular instrument or test (e.g., digit span task) is compromised because the measurement lost its ability to resolve true differences in the trait as participants aged.</w:delText>
        </w:r>
      </w:del>
    </w:p>
    <w:p w14:paraId="29BE998C" w14:textId="27D4F30D" w:rsidR="005534A6" w:rsidDel="00825E7F" w:rsidRDefault="00815201">
      <w:pPr>
        <w:pStyle w:val="BodyText"/>
        <w:rPr>
          <w:del w:id="258" w:author="Sher, Kenneth" w:date="2021-09-14T19:18:00Z"/>
        </w:rPr>
      </w:pPr>
      <w:del w:id="259" w:author="Sher, Kenneth" w:date="2021-09-14T19:18:00Z">
        <w:r w:rsidDel="00825E7F">
          <w:delText>While such “ceiling” (or “floor”) effects are well recognized, more subtle issues of measurement can have similar effects and be more difficult to recognize. For example, personality test items might query about certain activities that are more normative for some ages than for others (e.g., “I talk to a lot of different people at parties”; Goldberg, 1992). At ages where such activities are less normative, this increases the difficulty of the item (i.e., individuals would have to be higher on the underlying trait to have a 50% chance to endorse the item) yet also reduces the variance of the item, limiting the total information the item provides to the assessment of the underlying trait. Personality test items might also pose some questions that are likely to be misinterpreted by younger participants (e.g., “I often feel blue”; Goldberg, 1992). This suggests that those particular items will be less sensitive to the underlying trait being measured at younger ages, given misinterpretation of items increases measurement error, which reduces the ability of items to discriminate individuals along some latent construct.</w:delText>
        </w:r>
      </w:del>
    </w:p>
    <w:p w14:paraId="10156C19" w14:textId="6A9C46BD" w:rsidR="005534A6" w:rsidDel="00825E7F" w:rsidRDefault="00815201">
      <w:pPr>
        <w:pStyle w:val="BodyText"/>
        <w:rPr>
          <w:del w:id="260" w:author="Sher, Kenneth" w:date="2021-09-14T19:18:00Z"/>
        </w:rPr>
      </w:pPr>
      <w:del w:id="261" w:author="Sher, Kenneth" w:date="2021-09-14T19:18:00Z">
        <w:r w:rsidDel="00825E7F">
          <w:delText>Although simple ceiling and floor effects can often be detected by simple visual inspection of data (e.g., spaghetti plots), more formal tests are often required to detect bias in test items. Specifically, item response theory (IRT) is a psychometric approach to evaluating scale properties and identifying individual items that show differential relations with the trait being measured as a function of some mutually-exclusive group characteristics (e.g., sex) or age within the same cohort followed across time (Reise &amp; Waller, 2009 ). Manifest items can be biased in multiple ways, including in terms of difficulty (i.e., the relation between percentile ranking on a latent trait and probability of endorsing an item differs across groups/time) and discrimination (i.e., the ability of a given item to distinguish individuals along the latent trait differs across groups/time). There are formal tests for such differential item functioning (DIF). Bias can be reduced by eliminating items exhibiting DIF or statistically adjusting for DIF. When tests do not include items that exhibit meaningful DIF, these measures are considered to exhibit measurement invariance.</w:delText>
        </w:r>
      </w:del>
    </w:p>
    <w:p w14:paraId="20E0C590" w14:textId="6DD1C589" w:rsidR="005534A6" w:rsidDel="00825E7F" w:rsidRDefault="00815201">
      <w:pPr>
        <w:pStyle w:val="BodyText"/>
        <w:rPr>
          <w:del w:id="262" w:author="Sher, Kenneth" w:date="2021-09-14T19:18:00Z"/>
        </w:rPr>
      </w:pPr>
      <w:del w:id="263" w:author="Sher, Kenneth" w:date="2021-09-14T19:18:00Z">
        <w:r w:rsidDel="00825E7F">
          <w:delText>For example, it is necessary to establish temporal factorial invariance to meaningfully compare latent means of the same trait/or characteristic over time (homotypic continuity). Again, the fundamental concern here is that we want our manifest measure(s) of the trait to equivalently relate to the latent variable across the ages assessed by the measure. One can formally test this assumption of temporal factorial invariance using confirmatory factor analysis (CFA) to determine if the factor structure remains the same over time (or, more accurately, test that the assumption of invariance cannot be rejected). That is, in order to meaningfully compare the level of a given trait at, say, ages 9 and 15, the manifest measure employed should exhibit similar relations to the latent trait (e.g., exhibit similar factor loadings) at both time points. Psychometricians have distinguished among increasingly stricter definitions of measurement invariance, including (Chung &amp; Rensvold, 2002 ): 1) configural (is the factor structure generally the same across groups for a set of manifest measures, including the number of factors thought to reflect the manifest variables and sign of the factor loadings?), 2) metric (weak factorial; are the factor loadings the same across groups?), (3) scalar (strong factorial; are the intercepts, or more commonly thresholds for response categories, the same across groups?), and (4) residual (strict or invariant uniqueness; do items have the same internal consistency across groups?). When the indicator scaling is categorical (a common occurrence among many scale items in psychology or performance-based measures where the response is scored as either correct or incorrect), metric invariance should not be evaluated separate from scalar invariance (e.g., “For categorical outcomes, measurement invariance models constrain thresholds and factor loadings in tandem because the item probability curve is influenced by both parameters”, Muthén &amp; Muthén, 1998−2012, p. 485). Depending upon the nature of the specific problem under investigation, one would ideally like to minimally meet the assumption of scalar invariance. However, the invariant/noninvariant distinction is one of degree. The ABCD sample is very large and thus well powered, which could result in rejecting the assumption of invariance despite the negligible differences in factor parameters across time or groups. The key issue here is that the data analyst is aware of these issues and can make reasonable decisions regarding the impact of measurement invariance on substantive conclusions. Indeed, one straightforward approach is to assume (and subsequently force) a given level of measurement invariance when making group comparisons to avoid reaching erroneous conclusions (e.g., when conducting multi-group comparisons of latent variables using Mplus, the default settings force scalar invariance across the groups).</w:delText>
        </w:r>
      </w:del>
    </w:p>
    <w:p w14:paraId="6A07EDEA" w14:textId="042A1339" w:rsidR="005534A6" w:rsidDel="00825E7F" w:rsidRDefault="00815201">
      <w:pPr>
        <w:pStyle w:val="Heading2"/>
        <w:rPr>
          <w:del w:id="264" w:author="Sher, Kenneth" w:date="2021-09-14T19:18:00Z"/>
        </w:rPr>
      </w:pPr>
      <w:bookmarkStart w:id="265" w:name="distinguishing-developmental-change-from"/>
      <w:bookmarkEnd w:id="265"/>
      <w:del w:id="266" w:author="Sher, Kenneth" w:date="2021-09-14T19:18:00Z">
        <w:r w:rsidDel="00825E7F">
          <w:delText>Distinguishing Developmental Change from Experience Effects (Kenny)</w:delText>
        </w:r>
      </w:del>
    </w:p>
    <w:p w14:paraId="4D3F2A96" w14:textId="26AE4AD6" w:rsidR="005534A6" w:rsidDel="00825E7F" w:rsidRDefault="00815201">
      <w:pPr>
        <w:pStyle w:val="FirstParagraph"/>
        <w:rPr>
          <w:del w:id="267" w:author="Sher, Kenneth" w:date="2021-09-14T19:18:00Z"/>
        </w:rPr>
      </w:pPr>
      <w:del w:id="268" w:author="Sher, Kenneth" w:date="2021-09-14T19:18:00Z">
        <w:r w:rsidDel="00825E7F">
          <w:delText>It has been well documented that, in longitudinal studies, the degree of observed change in a measure can be affected by prior experience with the measure. In the case of performance-based measures (e.g., matrix reasoning related to neurocognitive functioning; see Salthouse, 2010), this can be due to “learning” 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 Beck, Ward, Mendelson, Mock, &amp; Erlbaugh, 1961; see French &amp; Sutton, 2010) including structured diagnostic interview (Robins, 1985 ). While it is typically assumed that individuals are rescinding or telling us less information on follow-up interviews, there is reason to suspect that in some cases the initial assessment may be artefactually elevated (Shrout et al., 2018 ).</w:delText>
        </w:r>
      </w:del>
    </w:p>
    <w:p w14:paraId="0B518AA5" w14:textId="313F5A7B" w:rsidR="005534A6" w:rsidDel="00825E7F" w:rsidRDefault="00815201">
      <w:pPr>
        <w:pStyle w:val="BodyText"/>
        <w:rPr>
          <w:del w:id="269" w:author="Sher, Kenneth" w:date="2021-09-14T19:18:00Z"/>
        </w:rPr>
      </w:pPr>
      <w:del w:id="270" w:author="Sher, Kenneth" w:date="2021-09-14T19:18:00Z">
        <w:r w:rsidDel="00825E7F">
          <w:delText>Regardless of the mechanism(s) leading to “experience” effects, prior exposure to a given assessment can compromise assessment of the degree of age-related change. The magnitude of such experience effects can be estimated in some kinds of longitudinal designs, such as in accelerated (or cohort-sequential) longitudinal designs, where the number of test administrations and age are not confounded. However, ABCD is fundamentally a single-cohort, longitudinal design, where number of prior assessments and age are highly confounded.</w:delText>
        </w:r>
      </w:del>
    </w:p>
    <w:p w14:paraId="5240A0BA" w14:textId="07DB24D9" w:rsidR="005534A6" w:rsidDel="00825E7F" w:rsidRDefault="00815201">
      <w:pPr>
        <w:pStyle w:val="BodyText"/>
        <w:rPr>
          <w:del w:id="271" w:author="Sher, Kenneth" w:date="2021-09-14T19:18:00Z"/>
        </w:rPr>
      </w:pPr>
      <w:del w:id="272" w:author="Sher, Kenneth" w:date="2021-09-14T19:18:00Z">
        <w:r w:rsidDel="00825E7F">
          <w:delText>However, within each wave of data collection for ABCD, there is approximately a two-year age distribution. For example, at baseline, participants range in age from 9 years and 0 months to 10 years and 11 months. For those measures administered on a yearly basis, ABCD is a de facto accelerated longitudinal design and retest effects can be estimated. However, many of the measures of greatest interest (e.g., neuroimaging and behavioral measures) are administered only every two years, reducing the overall utility of this strategy. However, over time, variation in patterns of missed assessments could provide a quasi-experimental approach to estimating method effects related to experience, albeit using highly select subsamples. It seems likely that objective physical measures (e.g., structural MRI) will be less likely to be subject to experience effects and those measures that involve effortful behavior will be more likely to be affected. The “take home” issue surrounding experience effects is that they often exist, there is some but limited opportunity to estimate the magnitude of such effects in ABCD, and the investigator should always remain mindful of the possibility of such effects when interpreting findings.</w:delText>
        </w:r>
      </w:del>
    </w:p>
    <w:p w14:paraId="1462CFAC" w14:textId="7FA79951" w:rsidR="005534A6" w:rsidDel="00825E7F" w:rsidRDefault="00815201">
      <w:pPr>
        <w:pStyle w:val="Heading2"/>
        <w:rPr>
          <w:del w:id="273" w:author="Sher, Kenneth" w:date="2021-09-14T19:18:00Z"/>
        </w:rPr>
      </w:pPr>
      <w:bookmarkStart w:id="274" w:name="equifinality-and-multifinality-kenny"/>
      <w:bookmarkEnd w:id="274"/>
      <w:del w:id="275" w:author="Sher, Kenneth" w:date="2021-09-14T19:18:00Z">
        <w:r w:rsidDel="00825E7F">
          <w:delText>Equifinality and Multifinality (Kenny)</w:delText>
        </w:r>
      </w:del>
    </w:p>
    <w:p w14:paraId="2DC5B3A1" w14:textId="4E43B05F" w:rsidR="005534A6" w:rsidDel="00825E7F" w:rsidRDefault="00815201">
      <w:pPr>
        <w:pStyle w:val="FirstParagraph"/>
        <w:rPr>
          <w:del w:id="276" w:author="Sher, Kenneth" w:date="2021-09-14T19:18:00Z"/>
        </w:rPr>
      </w:pPr>
      <w:del w:id="277" w:author="Sher, Kenneth" w:date="2021-09-14T19:18:00Z">
        <w:r w:rsidDel="00825E7F">
          <w:rPr>
            <w:strike/>
          </w:rPr>
          <w:delText>Distinguishing Developmental Change from Experience Effects (Kenny &amp; Wes)</w:delText>
        </w:r>
      </w:del>
    </w:p>
    <w:p w14:paraId="1488FF88" w14:textId="337BB131" w:rsidR="005534A6" w:rsidDel="00825E7F" w:rsidRDefault="00815201">
      <w:pPr>
        <w:pStyle w:val="Heading1"/>
        <w:rPr>
          <w:del w:id="278" w:author="Sher, Kenneth" w:date="2021-09-14T19:18:00Z"/>
        </w:rPr>
      </w:pPr>
      <w:bookmarkStart w:id="279" w:name="reproducible-research-wes"/>
      <w:bookmarkEnd w:id="279"/>
      <w:del w:id="280" w:author="Sher, Kenneth" w:date="2021-09-14T19:18:00Z">
        <w:r w:rsidDel="00825E7F">
          <w:delText>Reproducible Research (Wes)</w:delText>
        </w:r>
      </w:del>
    </w:p>
    <w:p w14:paraId="66BFC84A" w14:textId="396D3AB7" w:rsidR="005534A6" w:rsidDel="00825E7F" w:rsidRDefault="00815201">
      <w:pPr>
        <w:pStyle w:val="Heading2"/>
        <w:rPr>
          <w:del w:id="281" w:author="Sher, Kenneth" w:date="2021-09-14T19:18:00Z"/>
        </w:rPr>
      </w:pPr>
      <w:bookmarkStart w:id="282" w:name="hypothesis-pre-registration-abcd-github-"/>
      <w:bookmarkEnd w:id="282"/>
      <w:del w:id="283" w:author="Sher, Kenneth" w:date="2021-09-14T19:18:00Z">
        <w:r w:rsidDel="00825E7F">
          <w:delText>Hypothesis Pre-Registration / ABCD GitHub /Jupyter Notebooks / R Markdown (Hauke)</w:delText>
        </w:r>
      </w:del>
    </w:p>
    <w:p w14:paraId="6673AE73" w14:textId="6AB5735C" w:rsidR="005534A6" w:rsidDel="00825E7F" w:rsidRDefault="00815201">
      <w:pPr>
        <w:pStyle w:val="FirstParagraph"/>
        <w:rPr>
          <w:del w:id="284" w:author="Sher, Kenneth" w:date="2021-09-14T19:18:00Z"/>
        </w:rPr>
      </w:pPr>
      <w:del w:id="285" w:author="Sher, Kenneth" w:date="2021-09-14T19:18:00Z">
        <w:r w:rsidDel="00825E7F">
          <w:delText xml:space="preserve">Current best practices for data science include the use of standardized analysis environments that provide convenient access to consistent data sources and allow for a documentation and sharing of analysis pipelines. DAIRC implements these best practices by providing transparent access to data pre-processing, quality checks and sample analysis pipelines on public source code repositories at </w:delText>
        </w:r>
        <w:r w:rsidR="00825E7F" w:rsidDel="00825E7F">
          <w:fldChar w:fldCharType="begin"/>
        </w:r>
        <w:r w:rsidR="00825E7F" w:rsidDel="00825E7F">
          <w:delInstrText xml:space="preserve"> HYPERLINK "https://github.com/ABCD-STUDY" \h </w:delInstrText>
        </w:r>
        <w:r w:rsidR="00825E7F" w:rsidDel="00825E7F">
          <w:fldChar w:fldCharType="separate"/>
        </w:r>
        <w:r w:rsidDel="00825E7F">
          <w:rPr>
            <w:rStyle w:val="Hyperlink"/>
          </w:rPr>
          <w:delText>https://github.com/ABCD-STUDY</w:delText>
        </w:r>
        <w:r w:rsidR="00825E7F" w:rsidDel="00825E7F">
          <w:rPr>
            <w:rStyle w:val="Hyperlink"/>
          </w:rPr>
          <w:fldChar w:fldCharType="end"/>
        </w:r>
        <w:r w:rsidDel="00825E7F">
          <w:delText>. This support of an open science method for data analysis in ABCD makes processes and programs available to the broader scientific community. Additionally, source code sharing during the developmental stage of our tools allows for an active participation of the community including participation in issue tracking and feature requests.</w:delText>
        </w:r>
      </w:del>
    </w:p>
    <w:p w14:paraId="7EF85D5F" w14:textId="7E35D45B" w:rsidR="005534A6" w:rsidDel="00825E7F" w:rsidRDefault="00815201">
      <w:pPr>
        <w:pStyle w:val="BodyText"/>
        <w:rPr>
          <w:del w:id="286" w:author="Sher, Kenneth" w:date="2021-09-14T19:18:00Z"/>
        </w:rPr>
      </w:pPr>
      <w:del w:id="287" w:author="Sher, Kenneth" w:date="2021-09-14T19:18:00Z">
        <w:r w:rsidDel="00825E7F">
          <w:delText xml:space="preserve">The DAIRC has early on recognized the need to establish processes for handling large sample - small effect size results expected to be found in a study the size of ABCD. This led to a number of features implemented in the developed tools. Supporting the reporting of effect size before significance and a thorough interpretation of the range of effects consistent with the data helps users to understand the outcome of hypothesis tests. Hypothesis pre-registration is encouraged as a tool to limit researcher degrees of freedom. In pre-registration mode statistical properties are reported on marginal distributions only preventing the accidental p-hacking while allowing for a proper specification of the hypothesis with inclusion of all measures of interests, covariates of no interest judging the effects of data transformations and data completeness. Such pre-registration ready analysis can be uploaded to external hypothesis registration services </w:delText>
        </w:r>
        <w:r w:rsidDel="00825E7F">
          <w:rPr>
            <w:b/>
          </w:rPr>
          <w:delText>(cite OSF)</w:delText>
        </w:r>
        <w:r w:rsidDel="00825E7F">
          <w:delText>. DAIRC tools support the switching of user access to full-analysis mode where pre-registered analysis can be loaded again and executed.</w:delText>
        </w:r>
      </w:del>
    </w:p>
    <w:p w14:paraId="1922FF6C" w14:textId="69CEC64F" w:rsidR="005534A6" w:rsidDel="00825E7F" w:rsidRDefault="00815201">
      <w:pPr>
        <w:pStyle w:val="Heading2"/>
        <w:rPr>
          <w:del w:id="288" w:author="Sher, Kenneth" w:date="2021-09-14T19:18:00Z"/>
        </w:rPr>
      </w:pPr>
      <w:bookmarkStart w:id="289" w:name="abcd-data-exploration-and-analysis-porta"/>
      <w:bookmarkEnd w:id="289"/>
      <w:del w:id="290" w:author="Sher, Kenneth" w:date="2021-09-14T19:18:00Z">
        <w:r w:rsidDel="00825E7F">
          <w:delText>ABCD Data Exploration and Analysis Portal (Hauke)</w:delText>
        </w:r>
      </w:del>
    </w:p>
    <w:p w14:paraId="6EAD9A17" w14:textId="38209B3A" w:rsidR="005534A6" w:rsidDel="00825E7F" w:rsidRDefault="00815201">
      <w:pPr>
        <w:pStyle w:val="FirstParagraph"/>
        <w:rPr>
          <w:del w:id="291" w:author="Sher, Kenneth" w:date="2021-09-14T19:18:00Z"/>
        </w:rPr>
      </w:pPr>
      <w:del w:id="292" w:author="Sher, Kenneth" w:date="2021-09-14T19:18:00Z">
        <w:r w:rsidDel="00825E7F">
          <w:delText xml:space="preserve">To facilitate scientific discovery, the ABCD Data Analysis and Informatics Resource Center (DAIRC) has committed to creating a web-based analysis platform, the Data Exploration and Analysis Portal (DEAP), hosted on the NIMH Data Archive (NDA) at </w:delText>
        </w:r>
        <w:r w:rsidR="00825E7F" w:rsidDel="00825E7F">
          <w:fldChar w:fldCharType="begin"/>
        </w:r>
        <w:r w:rsidR="00825E7F" w:rsidDel="00825E7F">
          <w:delInstrText xml:space="preserve"> HYPERLINK "https://deap.nimhda.org" \h </w:delInstrText>
        </w:r>
        <w:r w:rsidR="00825E7F" w:rsidDel="00825E7F">
          <w:fldChar w:fldCharType="separate"/>
        </w:r>
        <w:r w:rsidDel="00825E7F">
          <w:rPr>
            <w:rStyle w:val="Hyperlink"/>
          </w:rPr>
          <w:delText>https://deap.nimhda.org</w:delText>
        </w:r>
        <w:r w:rsidR="00825E7F" w:rsidDel="00825E7F">
          <w:rPr>
            <w:rStyle w:val="Hyperlink"/>
          </w:rPr>
          <w:fldChar w:fldCharType="end"/>
        </w:r>
        <w:r w:rsidDel="00825E7F">
          <w:delText>. DEAP is a modular system and consists of three key components. First, the data repository component hosts the publicly released ABCD data as an easily digestable merged R dataframe. Second, the data are sorted into an ontological tree structure with overlapping categorical tags that greatly facilitates exploration of the data. Third, an analytic component instantiates statistical models that incorporate relevant aspects of the ABCD design (e.g., twins, nesting within families, design covariates).</w:delText>
        </w:r>
      </w:del>
    </w:p>
    <w:p w14:paraId="14FD459E" w14:textId="320B4793" w:rsidR="005534A6" w:rsidDel="00825E7F" w:rsidRDefault="00815201">
      <w:pPr>
        <w:pStyle w:val="BodyText"/>
        <w:rPr>
          <w:del w:id="293" w:author="Sher, Kenneth" w:date="2021-09-14T19:18:00Z"/>
        </w:rPr>
      </w:pPr>
      <w:del w:id="294" w:author="Sher, Kenneth" w:date="2021-09-14T19:18:00Z">
        <w:r w:rsidDel="00825E7F">
          <w:delText>Given the number of available variables in ABCD ($&gt;$60,000 per subject), it can be a daunting task for researchers to find the measurements they are interested in analyzing. To facilitate variable exploration, DEAP has implemented the variable ontology and keyword searching interface for DEAP users. ABCD measures shared on NDA were first tagged by their categorical properties based on an ABCD specific variable nomenclature. This includes prefix codes per domain and consistent naming of measures. This naming structure is shared on NDA as an alias naming and allows for a compact representation of categories using regular expression pattern. As the user clicks on a hierarchical node the regular expression associated with that node is evaluated and the sub-tree unfolds. This enables users to explore the variables exploiting ontological relationships with an interactive and graphical interface. Users can also reach variables with a full-text search associated with the tagged descriptions. Figure X displays the variable exploration module implemented in DEAP. Ontological relationships are represented in an interactive graphical tree structure on the right side of the interface. Users click on the tree nodes to expand the underlying variables in each nodal domain, which then appear on the right panel, a searchable browser, listing variables either clicked on the node in the left panel or by trying associated keywords. The searchable browser displays data characteristics of the selected measure, such as frequencies for categorical data, histograms for continuous data, and number of missing observations.</w:delText>
        </w:r>
      </w:del>
    </w:p>
    <w:p w14:paraId="5364692E" w14:textId="07E3E923" w:rsidR="005534A6" w:rsidDel="00825E7F" w:rsidRDefault="00815201">
      <w:pPr>
        <w:pStyle w:val="BodyText"/>
        <w:rPr>
          <w:del w:id="295" w:author="Sher, Kenneth" w:date="2021-09-14T19:18:00Z"/>
        </w:rPr>
      </w:pPr>
      <w:del w:id="296" w:author="Sher, Kenneth" w:date="2021-09-14T19:18:00Z">
        <w:r w:rsidDel="00825E7F">
          <w:delText>Internal and external consistency of variable names: The DAIC and NDA support two versions for naming measures. An internally consistent – ABCD version of the names is available in DEAP and shared on NDA as ABCD alias. An externally consistent – NDA version of the ABCD measure names is available on NDA as part of their data harmonization efforts. ABCD names are consistent with each other. There is always a prefix that indicates the data sharing instrument and terms indicating concepts such as anatomical regions are the same across instruments. The NDA names are generated by NDA’s data harmonization process and derived from existing NDA instruments with varying provenance. As suggested by recent review on best practices in neuroimaging analysis CITE, DEAP has implemented a hypothesis pre-registration mode for setting up analyses without peeking at the results, easy variable exploration, and data analyses that can be tracked, downloaded and shared with other researchers. The ease of navigating through those steps facilitates researchers’ goals to achieve higher standards for rigorous and reproducible analyses.</w:delText>
        </w:r>
      </w:del>
    </w:p>
    <w:p w14:paraId="4E23FF0C" w14:textId="4E01A126" w:rsidR="005534A6" w:rsidDel="00825E7F" w:rsidRDefault="00815201">
      <w:pPr>
        <w:pStyle w:val="BodyText"/>
        <w:rPr>
          <w:del w:id="297" w:author="Sher, Kenneth" w:date="2021-09-14T19:18:00Z"/>
        </w:rPr>
      </w:pPr>
      <w:del w:id="298" w:author="Sher, Kenneth" w:date="2021-09-14T19:18:00Z">
        <w:r w:rsidDel="00825E7F">
          <w:delText>Because of the richness of ABCD data, we envision the intended users will have a wide spectrum of level of expertise in statistical analysis and scripting techniques. To encourage researchers to use DEAP, we designed the analytic module to provide two different modes. The first is a graphical interface that allows users to perform analyses by selecting variables and covariates. This interface also provides a tutorial that explains the model and the model outputs. The second mode is the Expert Mode, where the precise syntax in R is shown so that users can modify the code accordingly. After running the code, DEAP will not only generate the statistical results for the users, but also graphic visualization, diagnostic metrics, and journal publishable tables to summarize the results.</w:delText>
        </w:r>
      </w:del>
    </w:p>
    <w:p w14:paraId="55FC5A6E" w14:textId="034B054A" w:rsidR="005534A6" w:rsidDel="00825E7F" w:rsidRDefault="00815201">
      <w:pPr>
        <w:pStyle w:val="BodyText"/>
        <w:rPr>
          <w:del w:id="299" w:author="Sher, Kenneth" w:date="2021-09-14T19:18:00Z"/>
        </w:rPr>
      </w:pPr>
      <w:del w:id="300" w:author="Sher, Kenneth" w:date="2021-09-14T19:18:00Z">
        <w:r w:rsidDel="00825E7F">
          <w:delText>There are several design aspects of ABCD that impact analyses in addition to the large number of derived variables. For example, as described above ABCD has a nested sampling design (observations nested with subjects and subjects nested within families and within sites) that requires special care for valid inferences. In order to take this complex study design into account, DEAP has implemented generalized additive mixed-effects models (GAMMs) using the R package gamm4 CITE. Researchers can use a graphical interface to navigate through analyses with important nesting variables, such as scanner serial numbers, sampling sites, and family relationships. In addition to the graphical interface, users can toggle on Expert Mode to access the syntax in R. After submitting the specified statistical model, the server performs the calculation and parses the results into journal-publishable formats, including tables of demographics, estimates, and visualization of regression. The module emphasizes effect size estimates and model diagnostics. The R code and results are all savable for future use and downloadable if the researcher wishes to run analyses locally and/or share code (including as part of publications) and results, encouraging reproducibility. Therefore, DEAP provides a guide for best statistical practices, from model specification, to analyses, to reporting. The analytic modules are expandable, and the DAIRC is currently incoportating the analytic procedures described above, including the population propensity wieghts, behavior genetics analyses, causal inference methods, image analyses, and machine learning algorithms.</w:delText>
        </w:r>
      </w:del>
    </w:p>
    <w:p w14:paraId="4D261D74" w14:textId="77EDFB75" w:rsidR="005534A6" w:rsidDel="00825E7F" w:rsidRDefault="00815201">
      <w:pPr>
        <w:pStyle w:val="BodyText"/>
        <w:rPr>
          <w:del w:id="301" w:author="Sher, Kenneth" w:date="2021-09-14T19:18:00Z"/>
        </w:rPr>
      </w:pPr>
      <w:del w:id="302" w:author="Sher, Kenneth" w:date="2021-09-14T19:18:00Z">
        <w:r w:rsidDel="00825E7F">
          <w:delText>NDA provides the computational resources for DEAP, including computational credits in Amazon Web Services (AWS) for DEAP users, analytic data and user meta-data storage in AWS, and management of user registration and access permission. Within the AWS ecosystem, the security of the data and user compliance are under stringent control. Only users that have analytic proposals reviewed and permitted by NDA can access DEAP and ABCD data. DEAP access requires login and password. DEAP on NDA is embedded in NDA’s user login credential system, all users must have an approved and active data use certification (DUC) for ABCD access.</w:delText>
        </w:r>
      </w:del>
    </w:p>
    <w:p w14:paraId="4A44CFC5" w14:textId="18104D55" w:rsidR="005534A6" w:rsidDel="00825E7F" w:rsidRDefault="00815201">
      <w:pPr>
        <w:pStyle w:val="Heading2"/>
        <w:rPr>
          <w:del w:id="303" w:author="Sher, Kenneth" w:date="2021-09-14T19:18:00Z"/>
        </w:rPr>
      </w:pPr>
      <w:bookmarkStart w:id="304" w:name="abcd-machine-learning-package-sage"/>
      <w:bookmarkEnd w:id="304"/>
      <w:del w:id="305" w:author="Sher, Kenneth" w:date="2021-09-14T19:18:00Z">
        <w:r w:rsidDel="00825E7F">
          <w:delText>ABCD Machine Learning Package (Sage)</w:delText>
        </w:r>
      </w:del>
    </w:p>
    <w:p w14:paraId="4CE3903B" w14:textId="08D3F758" w:rsidR="005534A6" w:rsidDel="00825E7F" w:rsidRDefault="00815201">
      <w:pPr>
        <w:pStyle w:val="FirstParagraph"/>
        <w:rPr>
          <w:del w:id="306" w:author="Sher, Kenneth" w:date="2021-09-14T19:18:00Z"/>
        </w:rPr>
      </w:pPr>
      <w:del w:id="307" w:author="Sher, Kenneth" w:date="2021-09-14T19:18:00Z">
        <w:r w:rsidDel="00825E7F">
          <w:rPr>
            <w:b/>
          </w:rPr>
          <w:delText>Kenny’s note: This should precede DEAP</w:delText>
        </w:r>
        <w:r w:rsidDel="00825E7F">
          <w:delText xml:space="preserve"> With the eventual goal of extending the DEAP to include machine learning (ML) capabilities, we have developed the python package ABCD ML (</w:delText>
        </w:r>
        <w:r w:rsidR="00825E7F" w:rsidDel="00825E7F">
          <w:fldChar w:fldCharType="begin"/>
        </w:r>
        <w:r w:rsidR="00825E7F" w:rsidDel="00825E7F">
          <w:delInstrText xml:space="preserve"> HYPERLINK "https://github.com/sahahn/ABCD_ML" \h </w:delInstrText>
        </w:r>
        <w:r w:rsidR="00825E7F" w:rsidDel="00825E7F">
          <w:fldChar w:fldCharType="separate"/>
        </w:r>
        <w:r w:rsidDel="00825E7F">
          <w:rPr>
            <w:rStyle w:val="Hyperlink"/>
          </w:rPr>
          <w:delText>https://github.com/sahahn/ABCD_ML</w:delText>
        </w:r>
        <w:r w:rsidR="00825E7F" w:rsidDel="00825E7F">
          <w:rPr>
            <w:rStyle w:val="Hyperlink"/>
          </w:rPr>
          <w:fldChar w:fldCharType="end"/>
        </w:r>
        <w:r w:rsidDel="00825E7F">
          <w:delText>). ABCD ML is designed with a few notable considerations; to guide users with potentially varying ML experience in following best practices and to provide a comprehensive and up to date set of tools across the full ML workflow with a particular focus on discovering and mitigating unintended model biases (e.g., ensuring that a classifier is not leveraging leaked site information when performing classification on a phenotype confounded with site).</w:delText>
        </w:r>
      </w:del>
    </w:p>
    <w:p w14:paraId="51211534" w14:textId="245F5269" w:rsidR="005534A6" w:rsidDel="00825E7F" w:rsidRDefault="00815201">
      <w:pPr>
        <w:pStyle w:val="BodyText"/>
        <w:rPr>
          <w:del w:id="308" w:author="Sher, Kenneth" w:date="2021-09-14T19:18:00Z"/>
        </w:rPr>
      </w:pPr>
      <w:del w:id="309" w:author="Sher, Kenneth" w:date="2021-09-14T19:18:00Z">
        <w:r w:rsidDel="00825E7F">
          <w:delText>ABCD ML includes a set of tools for loading and pre-processing neuroimaging derived ROIs, demographics and other phenotypic measurements for their subsequent usage in a predictive framework (i.e., predicting phenotype y from a collection of variables X). Binary, regression and categorical dependent variables are all supported. The predictive modelling within ABCD ML is based on building and evaluating ML pipelines which can be as simple as a single model (e.g., a linear regression) to as complex as including choices of data scaler, imputer, data resamplers, feature selectors, model ensembling and choice of underlying ML model. All relevant hyperparameters across each piece of the ML pipeline can be collectively optimized through nested cross validation (CV) using a broad range of optimization strategies (from random search to evolutionary algorithms) with either preset hyperparameter distributions or user specified ones. Automatic data and feature importance visualizations are further provided along with other conveniences.</w:delText>
        </w:r>
      </w:del>
    </w:p>
    <w:p w14:paraId="7D3749B3" w14:textId="4BE59D38" w:rsidR="005534A6" w:rsidDel="00825E7F" w:rsidRDefault="00815201">
      <w:pPr>
        <w:pStyle w:val="BodyText"/>
        <w:rPr>
          <w:del w:id="310" w:author="Sher, Kenneth" w:date="2021-09-14T19:18:00Z"/>
        </w:rPr>
      </w:pPr>
      <w:del w:id="311" w:author="Sher, Kenneth" w:date="2021-09-14T19:18:00Z">
        <w:r w:rsidDel="00825E7F">
          <w:delText>Existing studies which apply ML to understand neuroimaging data vary greatly in quality and notably sample size. In order for ML derived results to be plausible, it is essential that results be properly validated. Within ABCD ML, we leverage the large sample size of the ABCD study in recommending that in all experiments a withheld testing set of subjects be established. The remaining training set of subjects is then utilized in a model exploration phase where repeated K-fold CV is used to estimate and compare between different ML pipelines generalizable performance. What is being evaluated during the model exploration phase is an exact nested version of the ML pipeline to be eventually tested on the testing set, thus ultimately providing two measures of performances: an internal cross-validated score and a testing set score.</w:delText>
        </w:r>
      </w:del>
    </w:p>
    <w:p w14:paraId="4D1341C0" w14:textId="5AA3ADD0" w:rsidR="005534A6" w:rsidDel="00825E7F" w:rsidRDefault="00815201">
      <w:pPr>
        <w:pStyle w:val="BodyText"/>
        <w:rPr>
          <w:del w:id="312" w:author="Sher, Kenneth" w:date="2021-09-14T19:18:00Z"/>
        </w:rPr>
      </w:pPr>
      <w:del w:id="313" w:author="Sher, Kenneth" w:date="2021-09-14T19:18:00Z">
        <w:r w:rsidDel="00825E7F">
          <w:delText>Both the initial train test split and internal repeated K-fold CV can specified as either random, group preserving (e.g., subjects with the same family id are always put in the same fold), or stratifying (e.g., the same global proportion of males to females are preserved in each fold). ABCD ML likewise supports both leave-out-group CV (e.g., leave-out-site CV, generating a measure of classifier generalizability to site) and explicit within group CV (e.g., training and testing on each sex seperately). These CV methods are further supported by multiple methods of generating featuring importance (beta weights from linear models, SHapley Additive exPlanations and permutation feature importance) in probing the influence that different features and covariates carry for a given research problem.</w:delText>
        </w:r>
      </w:del>
    </w:p>
    <w:p w14:paraId="76CE47FA" w14:textId="494E2E8B" w:rsidR="005534A6" w:rsidDel="00825E7F" w:rsidRDefault="00815201">
      <w:pPr>
        <w:pStyle w:val="BodyText"/>
        <w:rPr>
          <w:del w:id="314" w:author="Sher, Kenneth" w:date="2021-09-14T19:18:00Z"/>
        </w:rPr>
      </w:pPr>
      <w:del w:id="315" w:author="Sher, Kenneth" w:date="2021-09-14T19:18:00Z">
        <w:r w:rsidDel="00825E7F">
          <w:delText>ABCD ML further adopts a number of other best practices from the larger machine learning literature focused around aiding the interpretability and reproducibility of results. In particular, the user can specify a variable number of metrics of performance in which to receive after each evaluation, as especially in classification problems it is highly recommended that multiple metrics be reported. As ABCD ML spans the full workflow from loading and preprocessing data to analyzing results, automatic logging functionality and easily shareable python scripts improve both reproducibility and transparency around which exact experiments were conducted.</w:delText>
        </w:r>
      </w:del>
    </w:p>
    <w:p w14:paraId="62AC2ADE" w14:textId="0F036319" w:rsidR="005534A6" w:rsidDel="00825E7F" w:rsidRDefault="00815201">
      <w:pPr>
        <w:pStyle w:val="Heading1"/>
        <w:rPr>
          <w:del w:id="316" w:author="Sher, Kenneth" w:date="2021-09-14T19:18:00Z"/>
        </w:rPr>
      </w:pPr>
      <w:bookmarkStart w:id="317" w:name="discussion-all"/>
      <w:bookmarkEnd w:id="317"/>
      <w:del w:id="318" w:author="Sher, Kenneth" w:date="2021-09-14T19:18:00Z">
        <w:r w:rsidDel="00825E7F">
          <w:delText>Discussion (All)</w:delText>
        </w:r>
      </w:del>
    </w:p>
    <w:p w14:paraId="01F579F8" w14:textId="6808D369" w:rsidR="005534A6" w:rsidDel="00825E7F" w:rsidRDefault="00815201">
      <w:pPr>
        <w:pStyle w:val="FirstParagraph"/>
        <w:rPr>
          <w:del w:id="319" w:author="Sher, Kenneth" w:date="2021-09-14T19:18:00Z"/>
        </w:rPr>
      </w:pPr>
      <w:del w:id="320" w:author="Sher, Kenneth" w:date="2021-09-14T19:18:00Z">
        <w:r w:rsidDel="00825E7F">
          <w:delText>The sample size of ABCD is large enough to reliably detect and estimate small effect size relationships among a multiplicity of genetic and environmental factors, potential biological mechanisms, and behavioral and health-related trajectories across the course of adolescence. Thus, ABCD will be a crucial resource for avoiding Type I errors (“false positive” findings) when discovering novel relationships, as well as failures to replicate that result from the replication sample being too small to have sufficient power. Moreover, ABCD will allow for stronger interpretation of non-significant results as they will not be due to low power for all but the tiniest of effect sizes. Other studies in the field suffer from false positives that do not replicate, and overestimation of effect sizes in general, which typically arise from a research environment consisting of many small studies, p-hacking, and publication bias towards positive findings (Walum et al., 2016). ABCD will therefore help directly address the replication crisis afflicting much of current neuroscience research (Button et al., 2013).</w:delText>
        </w:r>
      </w:del>
    </w:p>
    <w:p w14:paraId="4154C11D" w14:textId="4F259A15" w:rsidR="005534A6" w:rsidDel="00825E7F" w:rsidRDefault="00815201">
      <w:pPr>
        <w:pStyle w:val="BodyText"/>
        <w:rPr>
          <w:del w:id="321" w:author="Sher, Kenneth" w:date="2021-09-14T19:18:00Z"/>
        </w:rPr>
      </w:pPr>
      <w:del w:id="322" w:author="Sher, Kenneth" w:date="2021-09-14T19:18:00Z">
        <w:r w:rsidDel="00825E7F">
          <w:delText>While not of course completely immune to these problems (especially in subgroup and/or high-dimensional analyses), ABCD is much more resistant than typical small-scale studies, because its large sample size reduces random fluctuations in effect size estimates that occur within small N studies. Moreover, use of highly-ascertained subjects exacerbates the over-estimation of effect sizes, as recently demonstrated in the context of population genetics (Olsen et al., 2018). Again, the multi-site design, population sample, and large sample size of ABCD will go a long way toward mitigating this problem, especially in conjunction with appropriate control of measured confounders and post hoc weighting to population distributions of crucial demographic and socioeconomic categories.</w:delText>
        </w:r>
      </w:del>
    </w:p>
    <w:p w14:paraId="6B813AD8" w14:textId="3748686F" w:rsidR="005534A6" w:rsidDel="00825E7F" w:rsidRDefault="00815201">
      <w:pPr>
        <w:pStyle w:val="BodyText"/>
        <w:rPr>
          <w:del w:id="323" w:author="Sher, Kenneth" w:date="2021-09-14T19:18:00Z"/>
        </w:rPr>
      </w:pPr>
      <w:del w:id="324" w:author="Sher, Kenneth" w:date="2021-09-14T19:18:00Z">
        <w:r w:rsidDel="00825E7F">
          <w:delText>Because of the sample size of ABCD, even small effects (e.g., explaining 1% of variation or less) will often be highly significant. In this scenario, it becomes a crucial question how to interpret and utilize the observed relationships.</w:delText>
        </w:r>
      </w:del>
    </w:p>
    <w:p w14:paraId="57BB61FC" w14:textId="4A7C694D" w:rsidR="005534A6" w:rsidDel="00825E7F" w:rsidRDefault="00815201">
      <w:pPr>
        <w:pStyle w:val="BodyText"/>
        <w:rPr>
          <w:del w:id="325" w:author="Sher, Kenneth" w:date="2021-09-14T19:18:00Z"/>
        </w:rPr>
      </w:pPr>
      <w:del w:id="326" w:author="Sher, Kenneth" w:date="2021-09-14T19:18:00Z">
        <w:r w:rsidDel="00825E7F">
          <w:delText>** Discussion of effect sizes from epidemiological research (Rosenthal, Rosnow, and Rubin, 2000)**</w:delText>
        </w:r>
      </w:del>
    </w:p>
    <w:p w14:paraId="4AAAE194" w14:textId="05D9F0D5" w:rsidR="005534A6" w:rsidDel="00825E7F" w:rsidRDefault="00815201">
      <w:pPr>
        <w:pStyle w:val="BodyText"/>
        <w:rPr>
          <w:del w:id="327" w:author="Sher, Kenneth" w:date="2021-09-14T19:18:00Z"/>
        </w:rPr>
      </w:pPr>
      <w:del w:id="328" w:author="Sher, Kenneth" w:date="2021-09-14T19:18:00Z">
        <w:r w:rsidDel="00825E7F">
          <w:delText>It is possible that actual (causal) associations found in nature are numerous and small for many outcomes. There is already strong evidence for this possibility: Myers and colleagues (2001) reviewed 125 meta-analyses in psychology and psychiatry and found that most relationships between clinically important variables are in the r=0.15 to 0.3 range, with many clinically important effects even smaller. Miller et al. (2018) analyzed associations between multimodal imaging and health-related outcomes in the UKBiobank data. Even the most significant of these explained around 1% of the variance in the outcomes. Thus, like with individual SNPs in a GWAS of complex traits, there are likely many mechanisms involved in producing health outcomes, and each individual observed relationship is a small part of a much larger interacting system.</w:delText>
        </w:r>
      </w:del>
    </w:p>
    <w:p w14:paraId="189CCD39" w14:textId="0D67D501" w:rsidR="005534A6" w:rsidDel="00825E7F" w:rsidRDefault="00815201">
      <w:pPr>
        <w:pStyle w:val="BodyText"/>
        <w:rPr>
          <w:del w:id="329" w:author="Sher, Kenneth" w:date="2021-09-14T19:18:00Z"/>
        </w:rPr>
      </w:pPr>
      <w:del w:id="330" w:author="Sher, Kenneth" w:date="2021-09-14T19:18:00Z">
        <w:r w:rsidDel="00825E7F">
          <w:delText>It is therefore likely that ABCD will predominantly report small effect sizes, simply reflecting the fact that many, if not most, real-world relationships are in fact small. In this scenario, it would be a mistake to dismiss all small effect size relationships for two reasons. First, an ostensibly small effect size might still be of clinical or public health interest depending upon the metric and the importance of the problem (Rosenthal, 1991). Additionally, some types of effects (e.g., interactions in field studies) may appear to be small via traditional metrics (.e.g., r) but represent important, nontrivial effects (McLelland &amp; Judd, 1993, Wray et al., 2018). Second, even if the effects of individual factors are small, they may cumulatively explain a sizeable proportion of the variation in neurodevelopmental trajectories, a scenario which has recently played out in genome-wide association studies (GWAS) of complex traits (Boyle, 2017).</w:delText>
        </w:r>
      </w:del>
    </w:p>
    <w:p w14:paraId="5279D11B" w14:textId="03075F65" w:rsidR="005534A6" w:rsidDel="00825E7F" w:rsidRDefault="00815201">
      <w:pPr>
        <w:pStyle w:val="BodyText"/>
        <w:rPr>
          <w:del w:id="331" w:author="Sher, Kenneth" w:date="2021-09-14T19:18:00Z"/>
        </w:rPr>
      </w:pPr>
      <w:del w:id="332" w:author="Sher, Kenneth" w:date="2021-09-14T19:18:00Z">
        <w:r w:rsidDel="00825E7F">
          <w:delText>At the same time, it is important that the focus remains on effect sizes, rather than binary “yes or no” assessments of whether data support or reject a particular hypothesis. For example, for the goal of ABCD of having personally-relevant modifiable predictors of substance abuse or other clinical outcomes, prediction accuracy of 75% would correspond to a very-large effect size of around 1.4, accounting for about 30% of the variance. (However, for modifications of variables targeted at a population level or for policy interventions, a smaller effect size might still be important.) Thus, black or white judgements on whether associations are “significant” can be fraught with error and cause misleading headlines to be published (Goodman, 2008). Worse, Type I or Type II errors (declaring an effect to be significant when it is not real, or absent when it is, respectively) can mislead the field for long periods. Such results could delay the much needed progress in reducing the human and financial costs of mental health and other disorders.</w:delText>
        </w:r>
      </w:del>
    </w:p>
    <w:p w14:paraId="2657EB00" w14:textId="266C83E4" w:rsidR="005534A6" w:rsidDel="00825E7F" w:rsidRDefault="00815201">
      <w:pPr>
        <w:pStyle w:val="BodyText"/>
        <w:rPr>
          <w:del w:id="333" w:author="Sher, Kenneth" w:date="2021-09-14T19:18:00Z"/>
        </w:rPr>
      </w:pPr>
      <w:del w:id="334" w:author="Sher, Kenneth" w:date="2021-09-14T19:18:00Z">
        <w:r w:rsidDel="00825E7F">
          <w:delText>In GWAS, much higher standards of statistical significance are required: typically, one in 20 million rather than the one in twenty value used for single tests. Control of false positive findings in this fashion is essential whenever a very large number of tests are carried out. The neuroimaging data and genomic data being collected in ABCD will be analyzed with the same appropriate adjustments to significance levels when multiple testing is involved. However, there remains a risk that researchers who utilize the public data could fail to observe standard procedures for correcting for multiple testing, not control for design features of the study or measured confounding variables in analyses, or not include effect size estimates in their publications using the ABCD data. Here journal editors and reviewers provide a line of defense against misleading or incorrect reports. The DAIC proposes that, as part of our education activities, that we reach out to journal editors to ensure this first line of defense.</w:delText>
        </w:r>
      </w:del>
    </w:p>
    <w:p w14:paraId="15DF31F3" w14:textId="7C322E9F" w:rsidR="005534A6" w:rsidDel="00825E7F" w:rsidRDefault="00815201">
      <w:pPr>
        <w:pStyle w:val="BodyText"/>
        <w:rPr>
          <w:del w:id="335" w:author="Sher, Kenneth" w:date="2021-09-14T19:18:00Z"/>
        </w:rPr>
      </w:pPr>
      <w:del w:id="336" w:author="Sher, Kenneth" w:date="2021-09-14T19:18:00Z">
        <w:r w:rsidDel="00825E7F">
          <w:delText>ABCD is collecting longitudinal data on a rich variety of genetic and environmental data, biomarker-based measures, markers of brain development, substance use, and mental and physical health, enabling the construction of realistically-complex etiological models incorporating factors from many domains simultaneously. While establishing reproducible relationships between pairs (or small collections of measures) in a limited set of domains will still be important, it will be crucial to develop more complex models from these building blocks to explain enough variation in outcomes to reach a more complete understanding or to obtain clinically-useful individual predictions. Multidimensional statistical models must then incorporate knowledge from a diverse array of domains (e.g., genetics and epigenetics, environmental factors, policy environment, ecological momentary assessment, school-based assessments, and so forth) with brain imaging and other biologically-based measures, behavior, psychopathology, and physical health, and do this in a longitudinal context. The sample size, duration of study, and, importantly, the richness of data collected in ABCD will be important for attaining this goal.</w:delText>
        </w:r>
      </w:del>
    </w:p>
    <w:p w14:paraId="2E8BEDAD" w14:textId="50B3954E" w:rsidR="005534A6" w:rsidDel="00825E7F" w:rsidRDefault="00815201">
      <w:pPr>
        <w:pStyle w:val="Heading1"/>
        <w:rPr>
          <w:del w:id="337" w:author="Sher, Kenneth" w:date="2021-09-14T19:18:00Z"/>
        </w:rPr>
      </w:pPr>
      <w:bookmarkStart w:id="338" w:name="acknowledgments"/>
      <w:bookmarkEnd w:id="338"/>
      <w:del w:id="339" w:author="Sher, Kenneth" w:date="2021-09-14T19:18:00Z">
        <w:r w:rsidDel="00825E7F">
          <w:delText>Acknowledgments</w:delText>
        </w:r>
      </w:del>
    </w:p>
    <w:p w14:paraId="4929DABE" w14:textId="61B84950" w:rsidR="005534A6" w:rsidDel="00825E7F" w:rsidRDefault="00815201">
      <w:pPr>
        <w:pStyle w:val="FirstParagraph"/>
        <w:rPr>
          <w:del w:id="340" w:author="Sher, Kenneth" w:date="2021-09-14T19:18:00Z"/>
        </w:rPr>
      </w:pPr>
      <w:del w:id="341" w:author="Sher, Kenneth" w:date="2021-09-14T19:18:00Z">
        <w:r w:rsidDel="00825E7F">
          <w:delText>We thank the families who have participated in this research. This work was supported by the following grants from the United States National Institutes of Health, National Institute on Drug Abuse: 1U24DA041123-01 (Dale).</w:delText>
        </w:r>
      </w:del>
    </w:p>
    <w:p w14:paraId="65B97D25" w14:textId="61EB7A73" w:rsidR="005534A6" w:rsidDel="00825E7F" w:rsidRDefault="00815201">
      <w:pPr>
        <w:pStyle w:val="Heading7"/>
        <w:rPr>
          <w:del w:id="342" w:author="Sher, Kenneth" w:date="2021-09-14T19:18:00Z"/>
        </w:rPr>
      </w:pPr>
      <w:bookmarkStart w:id="343" w:name="page-break"/>
      <w:bookmarkEnd w:id="343"/>
      <w:del w:id="344" w:author="Sher, Kenneth" w:date="2021-09-14T19:18:00Z">
        <w:r w:rsidDel="00825E7F">
          <w:delText>Page Break</w:delText>
        </w:r>
      </w:del>
    </w:p>
    <w:p w14:paraId="1802D148" w14:textId="30554558" w:rsidR="005534A6" w:rsidDel="00825E7F" w:rsidRDefault="00815201">
      <w:pPr>
        <w:pStyle w:val="FirstParagraph"/>
        <w:rPr>
          <w:del w:id="345" w:author="Sher, Kenneth" w:date="2021-09-14T19:18:00Z"/>
        </w:rPr>
      </w:pPr>
      <w:del w:id="346" w:author="Sher, Kenneth" w:date="2021-09-14T19:18:00Z">
        <w:r w:rsidDel="00825E7F">
          <w:rPr>
            <w:b/>
          </w:rPr>
          <w:delText>Figure 1: ABCD Study Assessments for NDA 2.0 Release Data</w:delText>
        </w:r>
      </w:del>
    </w:p>
    <w:p w14:paraId="3F236CA8" w14:textId="5157174B" w:rsidR="005534A6" w:rsidDel="00825E7F" w:rsidRDefault="00815201">
      <w:pPr>
        <w:pStyle w:val="Figure"/>
        <w:rPr>
          <w:del w:id="347" w:author="Sher, Kenneth" w:date="2021-09-14T19:18:00Z"/>
        </w:rPr>
      </w:pPr>
      <w:del w:id="348" w:author="Sher, Kenneth" w:date="2021-09-14T19:18:00Z">
        <w:r w:rsidDel="00825E7F">
          <w:rPr>
            <w:noProof/>
          </w:rPr>
          <w:drawing>
            <wp:inline distT="0" distB="0" distL="0" distR="0" wp14:anchorId="060D2067" wp14:editId="40A0B3E9">
              <wp:extent cx="5943600" cy="459278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fig1.png"/>
                      <pic:cNvPicPr>
                        <a:picLocks noChangeAspect="1" noChangeArrowheads="1"/>
                      </pic:cNvPicPr>
                    </pic:nvPicPr>
                    <pic:blipFill>
                      <a:blip r:embed="rId11"/>
                      <a:stretch>
                        <a:fillRect/>
                      </a:stretch>
                    </pic:blipFill>
                    <pic:spPr bwMode="auto">
                      <a:xfrm>
                        <a:off x="0" y="0"/>
                        <a:ext cx="5943600" cy="4592781"/>
                      </a:xfrm>
                      <a:prstGeom prst="rect">
                        <a:avLst/>
                      </a:prstGeom>
                      <a:noFill/>
                      <a:ln w="9525">
                        <a:noFill/>
                        <a:headEnd/>
                        <a:tailEnd/>
                      </a:ln>
                    </pic:spPr>
                  </pic:pic>
                </a:graphicData>
              </a:graphic>
            </wp:inline>
          </w:drawing>
        </w:r>
      </w:del>
    </w:p>
    <w:p w14:paraId="4D0C3708" w14:textId="5865A9DD" w:rsidR="005534A6" w:rsidDel="00825E7F" w:rsidRDefault="00815201">
      <w:pPr>
        <w:pStyle w:val="Heading7"/>
        <w:rPr>
          <w:del w:id="349" w:author="Sher, Kenneth" w:date="2021-09-14T19:18:00Z"/>
        </w:rPr>
      </w:pPr>
      <w:bookmarkStart w:id="350" w:name="page-break-1"/>
      <w:bookmarkEnd w:id="350"/>
      <w:del w:id="351" w:author="Sher, Kenneth" w:date="2021-09-14T19:18:00Z">
        <w:r w:rsidDel="00825E7F">
          <w:delText>Page Break</w:delText>
        </w:r>
      </w:del>
    </w:p>
    <w:p w14:paraId="68A80B1D" w14:textId="591A5295" w:rsidR="005534A6" w:rsidDel="00825E7F" w:rsidRDefault="00815201">
      <w:pPr>
        <w:pStyle w:val="FirstParagraph"/>
        <w:rPr>
          <w:del w:id="352" w:author="Sher, Kenneth" w:date="2021-09-14T19:18:00Z"/>
        </w:rPr>
      </w:pPr>
      <w:del w:id="353" w:author="Sher, Kenneth" w:date="2021-09-14T19:18:00Z">
        <w:r w:rsidDel="00825E7F">
          <w:rPr>
            <w:b/>
          </w:rPr>
          <w:delText>Figure 2: ABCD Data Collection and NDA Release Schedule</w:delText>
        </w:r>
      </w:del>
    </w:p>
    <w:p w14:paraId="11BF563E" w14:textId="617E0521" w:rsidR="005534A6" w:rsidDel="00825E7F" w:rsidRDefault="00815201">
      <w:pPr>
        <w:pStyle w:val="Figure"/>
        <w:rPr>
          <w:del w:id="354" w:author="Sher, Kenneth" w:date="2021-09-14T19:18:00Z"/>
        </w:rPr>
      </w:pPr>
      <w:del w:id="355" w:author="Sher, Kenneth" w:date="2021-09-14T19:18:00Z">
        <w:r w:rsidDel="00825E7F">
          <w:rPr>
            <w:noProof/>
          </w:rPr>
          <w:drawing>
            <wp:inline distT="0" distB="0" distL="0" distR="0" wp14:anchorId="7022B6BA" wp14:editId="7EC8E98A">
              <wp:extent cx="5943600" cy="459278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fig2new.png"/>
                      <pic:cNvPicPr>
                        <a:picLocks noChangeAspect="1" noChangeArrowheads="1"/>
                      </pic:cNvPicPr>
                    </pic:nvPicPr>
                    <pic:blipFill>
                      <a:blip r:embed="rId12"/>
                      <a:stretch>
                        <a:fillRect/>
                      </a:stretch>
                    </pic:blipFill>
                    <pic:spPr bwMode="auto">
                      <a:xfrm>
                        <a:off x="0" y="0"/>
                        <a:ext cx="5943600" cy="4592781"/>
                      </a:xfrm>
                      <a:prstGeom prst="rect">
                        <a:avLst/>
                      </a:prstGeom>
                      <a:noFill/>
                      <a:ln w="9525">
                        <a:noFill/>
                        <a:headEnd/>
                        <a:tailEnd/>
                      </a:ln>
                    </pic:spPr>
                  </pic:pic>
                </a:graphicData>
              </a:graphic>
            </wp:inline>
          </w:drawing>
        </w:r>
      </w:del>
    </w:p>
    <w:p w14:paraId="745C41EA" w14:textId="67035031" w:rsidR="005534A6" w:rsidDel="00825E7F" w:rsidRDefault="00815201">
      <w:pPr>
        <w:pStyle w:val="Heading7"/>
        <w:rPr>
          <w:del w:id="356" w:author="Sher, Kenneth" w:date="2021-09-14T19:18:00Z"/>
        </w:rPr>
      </w:pPr>
      <w:bookmarkStart w:id="357" w:name="page-break-2"/>
      <w:bookmarkEnd w:id="357"/>
      <w:del w:id="358" w:author="Sher, Kenneth" w:date="2021-09-14T19:18:00Z">
        <w:r w:rsidDel="00825E7F">
          <w:delText>Page Break</w:delText>
        </w:r>
      </w:del>
    </w:p>
    <w:p w14:paraId="1259B375" w14:textId="0E8CF18C" w:rsidR="005534A6" w:rsidDel="00825E7F" w:rsidRDefault="00815201">
      <w:pPr>
        <w:pStyle w:val="FirstParagraph"/>
        <w:rPr>
          <w:del w:id="359" w:author="Sher, Kenneth" w:date="2021-09-14T19:18:00Z"/>
        </w:rPr>
      </w:pPr>
      <w:del w:id="360" w:author="Sher, Kenneth" w:date="2021-09-14T19:18:00Z">
        <w:r w:rsidDel="00825E7F">
          <w:rPr>
            <w:b/>
          </w:rPr>
          <w:delText>Figure 3: Sample Size, Reliability, and Publication Bias</w:delText>
        </w:r>
      </w:del>
    </w:p>
    <w:p w14:paraId="16465650" w14:textId="1BEA911B" w:rsidR="005534A6" w:rsidDel="00825E7F" w:rsidRDefault="00815201">
      <w:pPr>
        <w:pStyle w:val="Figure"/>
        <w:rPr>
          <w:del w:id="361" w:author="Sher, Kenneth" w:date="2021-09-14T19:18:00Z"/>
        </w:rPr>
      </w:pPr>
      <w:del w:id="362" w:author="Sher, Kenneth" w:date="2021-09-14T19:18:00Z">
        <w:r w:rsidDel="00825E7F">
          <w:rPr>
            <w:noProof/>
          </w:rPr>
          <w:drawing>
            <wp:inline distT="0" distB="0" distL="0" distR="0" wp14:anchorId="7CB44997" wp14:editId="2B782CCE">
              <wp:extent cx="5943600" cy="5943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effsize_bias.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del>
    </w:p>
    <w:p w14:paraId="236A077E" w14:textId="37B99069" w:rsidR="005534A6" w:rsidDel="00825E7F" w:rsidRDefault="00815201">
      <w:pPr>
        <w:pStyle w:val="Heading7"/>
        <w:rPr>
          <w:del w:id="363" w:author="Sher, Kenneth" w:date="2021-09-14T19:18:00Z"/>
        </w:rPr>
      </w:pPr>
      <w:bookmarkStart w:id="364" w:name="page-break-3"/>
      <w:bookmarkEnd w:id="364"/>
      <w:del w:id="365" w:author="Sher, Kenneth" w:date="2021-09-14T19:18:00Z">
        <w:r w:rsidDel="00825E7F">
          <w:delText>Page Break</w:delText>
        </w:r>
      </w:del>
    </w:p>
    <w:p w14:paraId="35AE2ABD" w14:textId="627B48CE" w:rsidR="005534A6" w:rsidDel="00825E7F" w:rsidRDefault="00815201">
      <w:pPr>
        <w:pStyle w:val="FirstParagraph"/>
        <w:rPr>
          <w:del w:id="366" w:author="Sher, Kenneth" w:date="2021-09-14T19:18:00Z"/>
        </w:rPr>
      </w:pPr>
      <w:del w:id="367" w:author="Sher, Kenneth" w:date="2021-09-14T19:18:00Z">
        <w:r w:rsidDel="00825E7F">
          <w:rPr>
            <w:b/>
          </w:rPr>
          <w:delText>Figure 4: Models for Measurement Contamination, Spuriousness, and Mediation</w:delText>
        </w:r>
      </w:del>
    </w:p>
    <w:p w14:paraId="75AA76D0" w14:textId="3F1B0EBD" w:rsidR="005534A6" w:rsidDel="00825E7F" w:rsidRDefault="00815201">
      <w:pPr>
        <w:pStyle w:val="Figure"/>
        <w:rPr>
          <w:del w:id="368" w:author="Sher, Kenneth" w:date="2021-09-14T19:18:00Z"/>
        </w:rPr>
      </w:pPr>
      <w:del w:id="369" w:author="Sher, Kenneth" w:date="2021-09-14T19:18:00Z">
        <w:r w:rsidDel="00825E7F">
          <w:rPr>
            <w:noProof/>
          </w:rPr>
          <w:drawing>
            <wp:inline distT="0" distB="0" distL="0" distR="0" wp14:anchorId="3C5B938F" wp14:editId="20389BAF">
              <wp:extent cx="5943600" cy="274897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fig4.png"/>
                      <pic:cNvPicPr>
                        <a:picLocks noChangeAspect="1" noChangeArrowheads="1"/>
                      </pic:cNvPicPr>
                    </pic:nvPicPr>
                    <pic:blipFill>
                      <a:blip r:embed="rId14"/>
                      <a:stretch>
                        <a:fillRect/>
                      </a:stretch>
                    </pic:blipFill>
                    <pic:spPr bwMode="auto">
                      <a:xfrm>
                        <a:off x="0" y="0"/>
                        <a:ext cx="5943600" cy="2748973"/>
                      </a:xfrm>
                      <a:prstGeom prst="rect">
                        <a:avLst/>
                      </a:prstGeom>
                      <a:noFill/>
                      <a:ln w="9525">
                        <a:noFill/>
                        <a:headEnd/>
                        <a:tailEnd/>
                      </a:ln>
                    </pic:spPr>
                  </pic:pic>
                </a:graphicData>
              </a:graphic>
            </wp:inline>
          </w:drawing>
        </w:r>
      </w:del>
    </w:p>
    <w:p w14:paraId="279D07D2" w14:textId="0B50EFC6" w:rsidR="005534A6" w:rsidDel="00825E7F" w:rsidRDefault="00815201">
      <w:pPr>
        <w:pStyle w:val="Heading7"/>
        <w:rPr>
          <w:del w:id="370" w:author="Sher, Kenneth" w:date="2021-09-14T19:18:00Z"/>
        </w:rPr>
      </w:pPr>
      <w:bookmarkStart w:id="371" w:name="page-break-4"/>
      <w:bookmarkEnd w:id="371"/>
      <w:del w:id="372" w:author="Sher, Kenneth" w:date="2021-09-14T19:18:00Z">
        <w:r w:rsidDel="00825E7F">
          <w:delText>Page Break</w:delText>
        </w:r>
      </w:del>
    </w:p>
    <w:p w14:paraId="4E41B950" w14:textId="12CB63F2" w:rsidR="005534A6" w:rsidDel="00825E7F" w:rsidRDefault="00815201">
      <w:pPr>
        <w:pStyle w:val="Figure"/>
        <w:rPr>
          <w:del w:id="373" w:author="Sher, Kenneth" w:date="2021-09-14T19:18:00Z"/>
        </w:rPr>
      </w:pPr>
      <w:del w:id="374" w:author="Sher, Kenneth" w:date="2021-09-14T19:18:00Z">
        <w:r w:rsidDel="00825E7F">
          <w:rPr>
            <w:noProof/>
          </w:rPr>
          <w:drawing>
            <wp:inline distT="0" distB="0" distL="0" distR="0" wp14:anchorId="36B94E09" wp14:editId="7DF3715A">
              <wp:extent cx="4551123" cy="40125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fig5.png"/>
                      <pic:cNvPicPr>
                        <a:picLocks noChangeAspect="1" noChangeArrowheads="1"/>
                      </pic:cNvPicPr>
                    </pic:nvPicPr>
                    <pic:blipFill>
                      <a:blip r:embed="rId15"/>
                      <a:stretch>
                        <a:fillRect/>
                      </a:stretch>
                    </pic:blipFill>
                    <pic:spPr bwMode="auto">
                      <a:xfrm>
                        <a:off x="0" y="0"/>
                        <a:ext cx="4551123" cy="4012504"/>
                      </a:xfrm>
                      <a:prstGeom prst="rect">
                        <a:avLst/>
                      </a:prstGeom>
                      <a:noFill/>
                      <a:ln w="9525">
                        <a:noFill/>
                        <a:headEnd/>
                        <a:tailEnd/>
                      </a:ln>
                    </pic:spPr>
                  </pic:pic>
                </a:graphicData>
              </a:graphic>
            </wp:inline>
          </w:drawing>
        </w:r>
      </w:del>
    </w:p>
    <w:p w14:paraId="4A6F0A7A" w14:textId="57C53D13" w:rsidR="005534A6" w:rsidDel="00825E7F" w:rsidRDefault="00815201">
      <w:pPr>
        <w:pStyle w:val="BlockText"/>
        <w:rPr>
          <w:del w:id="375" w:author="Sher, Kenneth" w:date="2021-09-14T19:18:00Z"/>
        </w:rPr>
      </w:pPr>
      <w:del w:id="376" w:author="Sher, Kenneth" w:date="2021-09-14T19:18:00Z">
        <w:r w:rsidDel="00825E7F">
          <w:rPr>
            <w:b/>
          </w:rPr>
          <w:delText>Figure 5:</w:delText>
        </w:r>
        <w:r w:rsidDel="00825E7F">
          <w:delText xml:space="preserve"> A) Factor loadings from a PCA across nine neurocognitive tasks administered at Baseline. B) Standardised mass-univariate beta estimates plotted on the cortical surface. Effects are small and widely distributed across the cortex. C) Empirical null distribution of the MOSTest statistic, χ_( MOST)^2, across 10,000 permutations with the observed statistic (green) and FWE corrected critical threshold for significance (alpha=0.05; red). D) Variance explained in PC1 predicted by the regionalization of CSA calculated using the PVS (dark blue) and total CSA (light blue) with and without controlling for sociodemographic factors of household income, parental education, race and ethnicity.</w:delText>
        </w:r>
      </w:del>
    </w:p>
    <w:p w14:paraId="20F1D10D" w14:textId="5045AD26" w:rsidR="005534A6" w:rsidDel="00825E7F" w:rsidRDefault="00815201">
      <w:pPr>
        <w:pStyle w:val="Heading7"/>
        <w:rPr>
          <w:del w:id="377" w:author="Sher, Kenneth" w:date="2021-09-14T19:18:00Z"/>
        </w:rPr>
      </w:pPr>
      <w:bookmarkStart w:id="378" w:name="page-break-5"/>
      <w:bookmarkEnd w:id="378"/>
      <w:del w:id="379" w:author="Sher, Kenneth" w:date="2021-09-14T19:18:00Z">
        <w:r w:rsidDel="00825E7F">
          <w:delText>Page Break</w:delText>
        </w:r>
      </w:del>
    </w:p>
    <w:p w14:paraId="77ED9452" w14:textId="3F3659FB" w:rsidR="005534A6" w:rsidDel="00825E7F" w:rsidRDefault="00815201">
      <w:pPr>
        <w:pStyle w:val="FirstParagraph"/>
        <w:rPr>
          <w:del w:id="380" w:author="Sher, Kenneth" w:date="2021-09-14T19:18:00Z"/>
        </w:rPr>
      </w:pPr>
      <w:del w:id="381" w:author="Sher, Kenneth" w:date="2021-09-14T19:18:00Z">
        <w:r w:rsidDel="00825E7F">
          <w:rPr>
            <w:b/>
          </w:rPr>
          <w:delText>Figure X: Data Exploration and Analysis Portal DEAP)</w:delText>
        </w:r>
      </w:del>
    </w:p>
    <w:p w14:paraId="705FFB42" w14:textId="40DEA140" w:rsidR="005534A6" w:rsidDel="00825E7F" w:rsidRDefault="00815201">
      <w:pPr>
        <w:pStyle w:val="Figure"/>
        <w:rPr>
          <w:del w:id="382" w:author="Sher, Kenneth" w:date="2021-09-14T19:18:00Z"/>
        </w:rPr>
      </w:pPr>
      <w:del w:id="383" w:author="Sher, Kenneth" w:date="2021-09-14T19:18:00Z">
        <w:r w:rsidDel="00825E7F">
          <w:rPr>
            <w:noProof/>
          </w:rPr>
          <w:drawing>
            <wp:inline distT="0" distB="0" distL="0" distR="0" wp14:anchorId="7F5091D6" wp14:editId="50F7C098">
              <wp:extent cx="5943600" cy="334285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deap.png"/>
                      <pic:cNvPicPr>
                        <a:picLocks noChangeAspect="1" noChangeArrowheads="1"/>
                      </pic:cNvPicPr>
                    </pic:nvPicPr>
                    <pic:blipFill>
                      <a:blip r:embed="rId16"/>
                      <a:stretch>
                        <a:fillRect/>
                      </a:stretch>
                    </pic:blipFill>
                    <pic:spPr bwMode="auto">
                      <a:xfrm>
                        <a:off x="0" y="0"/>
                        <a:ext cx="5943600" cy="3342857"/>
                      </a:xfrm>
                      <a:prstGeom prst="rect">
                        <a:avLst/>
                      </a:prstGeom>
                      <a:noFill/>
                      <a:ln w="9525">
                        <a:noFill/>
                        <a:headEnd/>
                        <a:tailEnd/>
                      </a:ln>
                    </pic:spPr>
                  </pic:pic>
                </a:graphicData>
              </a:graphic>
            </wp:inline>
          </w:drawing>
        </w:r>
      </w:del>
    </w:p>
    <w:p w14:paraId="2D36FB5A" w14:textId="2FA9F0EB" w:rsidR="005534A6" w:rsidDel="00825E7F" w:rsidRDefault="00815201">
      <w:pPr>
        <w:pStyle w:val="Heading7"/>
        <w:rPr>
          <w:del w:id="384" w:author="Sher, Kenneth" w:date="2021-09-14T19:18:00Z"/>
        </w:rPr>
      </w:pPr>
      <w:bookmarkStart w:id="385" w:name="page-break-6"/>
      <w:bookmarkEnd w:id="385"/>
      <w:del w:id="386" w:author="Sher, Kenneth" w:date="2021-09-14T19:18:00Z">
        <w:r w:rsidDel="00825E7F">
          <w:delText>Page Break</w:delText>
        </w:r>
      </w:del>
    </w:p>
    <w:p w14:paraId="31558696" w14:textId="10B1662A" w:rsidR="005534A6" w:rsidDel="00825E7F" w:rsidRDefault="00815201">
      <w:pPr>
        <w:pStyle w:val="FirstParagraph"/>
        <w:rPr>
          <w:del w:id="387" w:author="Sher, Kenneth" w:date="2021-09-14T19:18:00Z"/>
        </w:rPr>
      </w:pPr>
      <w:del w:id="388" w:author="Sher, Kenneth" w:date="2021-09-14T19:18:00Z">
        <w:r w:rsidDel="00825E7F">
          <w:rPr>
            <w:b/>
          </w:rPr>
          <w:delText>Table 1: ABCD Baseline and ACS 2011-2015 Demographic Characteristics</w:delText>
        </w:r>
      </w:del>
    </w:p>
    <w:p w14:paraId="3918E8A2" w14:textId="69CA3184" w:rsidR="005534A6" w:rsidDel="00825E7F" w:rsidRDefault="00815201">
      <w:pPr>
        <w:pStyle w:val="Figure"/>
        <w:rPr>
          <w:del w:id="389" w:author="Sher, Kenneth" w:date="2021-09-14T19:18:00Z"/>
        </w:rPr>
      </w:pPr>
      <w:del w:id="390" w:author="Sher, Kenneth" w:date="2021-09-14T19:18:00Z">
        <w:r w:rsidDel="00825E7F">
          <w:rPr>
            <w:noProof/>
          </w:rPr>
          <w:drawing>
            <wp:inline distT="0" distB="0" distL="0" distR="0" wp14:anchorId="4BA458D1" wp14:editId="7AF01C58">
              <wp:extent cx="3810000" cy="60795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Table1.png"/>
                      <pic:cNvPicPr>
                        <a:picLocks noChangeAspect="1" noChangeArrowheads="1"/>
                      </pic:cNvPicPr>
                    </pic:nvPicPr>
                    <pic:blipFill>
                      <a:blip r:embed="rId17"/>
                      <a:stretch>
                        <a:fillRect/>
                      </a:stretch>
                    </pic:blipFill>
                    <pic:spPr bwMode="auto">
                      <a:xfrm>
                        <a:off x="0" y="0"/>
                        <a:ext cx="3810000" cy="6079504"/>
                      </a:xfrm>
                      <a:prstGeom prst="rect">
                        <a:avLst/>
                      </a:prstGeom>
                      <a:noFill/>
                      <a:ln w="9525">
                        <a:noFill/>
                        <a:headEnd/>
                        <a:tailEnd/>
                      </a:ln>
                    </pic:spPr>
                  </pic:pic>
                </a:graphicData>
              </a:graphic>
            </wp:inline>
          </w:drawing>
        </w:r>
      </w:del>
    </w:p>
    <w:p w14:paraId="0BA154EA" w14:textId="38D54E7D" w:rsidR="005534A6" w:rsidDel="00825E7F" w:rsidRDefault="00815201">
      <w:pPr>
        <w:pStyle w:val="Heading7"/>
        <w:rPr>
          <w:del w:id="391" w:author="Sher, Kenneth" w:date="2021-09-14T19:18:00Z"/>
        </w:rPr>
      </w:pPr>
      <w:bookmarkStart w:id="392" w:name="page-break-7"/>
      <w:bookmarkEnd w:id="392"/>
      <w:del w:id="393" w:author="Sher, Kenneth" w:date="2021-09-14T19:18:00Z">
        <w:r w:rsidDel="00825E7F">
          <w:delText>Page Break</w:delText>
        </w:r>
      </w:del>
    </w:p>
    <w:p w14:paraId="4743421D" w14:textId="14FCD71B" w:rsidR="005534A6" w:rsidDel="00825E7F" w:rsidRDefault="00815201">
      <w:pPr>
        <w:pStyle w:val="FirstParagraph"/>
        <w:rPr>
          <w:del w:id="394" w:author="Sher, Kenneth" w:date="2021-09-14T19:18:00Z"/>
        </w:rPr>
      </w:pPr>
      <w:del w:id="395" w:author="Sher, Kenneth" w:date="2021-09-14T19:18:00Z">
        <w:r w:rsidDel="00825E7F">
          <w:rPr>
            <w:b/>
          </w:rPr>
          <w:delText>Table 2: Unweighted and Weighted Means of Desikan Cortical Volumes</w:delText>
        </w:r>
      </w:del>
    </w:p>
    <w:p w14:paraId="7A4C39B5" w14:textId="733FDF68" w:rsidR="005534A6" w:rsidDel="00825E7F" w:rsidRDefault="00815201">
      <w:pPr>
        <w:pStyle w:val="Figure"/>
        <w:rPr>
          <w:del w:id="396" w:author="Sher, Kenneth" w:date="2021-09-14T19:18:00Z"/>
        </w:rPr>
      </w:pPr>
      <w:del w:id="397" w:author="Sher, Kenneth" w:date="2021-09-14T19:18:00Z">
        <w:r w:rsidDel="00825E7F">
          <w:rPr>
            <w:noProof/>
          </w:rPr>
          <w:drawing>
            <wp:inline distT="0" distB="0" distL="0" distR="0" wp14:anchorId="687C54AD" wp14:editId="04C962AB">
              <wp:extent cx="3810000" cy="511825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Table2.png"/>
                      <pic:cNvPicPr>
                        <a:picLocks noChangeAspect="1" noChangeArrowheads="1"/>
                      </pic:cNvPicPr>
                    </pic:nvPicPr>
                    <pic:blipFill>
                      <a:blip r:embed="rId18"/>
                      <a:stretch>
                        <a:fillRect/>
                      </a:stretch>
                    </pic:blipFill>
                    <pic:spPr bwMode="auto">
                      <a:xfrm>
                        <a:off x="0" y="0"/>
                        <a:ext cx="3810000" cy="5118253"/>
                      </a:xfrm>
                      <a:prstGeom prst="rect">
                        <a:avLst/>
                      </a:prstGeom>
                      <a:noFill/>
                      <a:ln w="9525">
                        <a:noFill/>
                        <a:headEnd/>
                        <a:tailEnd/>
                      </a:ln>
                    </pic:spPr>
                  </pic:pic>
                </a:graphicData>
              </a:graphic>
            </wp:inline>
          </w:drawing>
        </w:r>
      </w:del>
    </w:p>
    <w:p w14:paraId="594ED987" w14:textId="38538F1B" w:rsidR="005534A6" w:rsidDel="00825E7F" w:rsidRDefault="00815201">
      <w:pPr>
        <w:pStyle w:val="Heading7"/>
        <w:rPr>
          <w:del w:id="398" w:author="Sher, Kenneth" w:date="2021-09-14T19:18:00Z"/>
        </w:rPr>
      </w:pPr>
      <w:bookmarkStart w:id="399" w:name="page-break-8"/>
      <w:bookmarkEnd w:id="399"/>
      <w:del w:id="400" w:author="Sher, Kenneth" w:date="2021-09-14T19:18:00Z">
        <w:r w:rsidDel="00825E7F">
          <w:delText>Page Break</w:delText>
        </w:r>
      </w:del>
    </w:p>
    <w:p w14:paraId="40FBE4CA" w14:textId="0B97FF73" w:rsidR="005534A6" w:rsidDel="00825E7F" w:rsidRDefault="00815201">
      <w:pPr>
        <w:pStyle w:val="FirstParagraph"/>
        <w:rPr>
          <w:del w:id="401" w:author="Sher, Kenneth" w:date="2021-09-14T19:18:00Z"/>
        </w:rPr>
      </w:pPr>
      <w:del w:id="402" w:author="Sher, Kenneth" w:date="2021-09-14T19:18:00Z">
        <w:r w:rsidDel="00825E7F">
          <w:rPr>
            <w:b/>
          </w:rPr>
          <w:delText>Table 3: Model fit of GMMs for Trajectories BPM Externalizing Scores</w:delText>
        </w:r>
      </w:del>
    </w:p>
    <w:p w14:paraId="1A84DD92" w14:textId="5EF0BFA3" w:rsidR="005534A6" w:rsidDel="00825E7F" w:rsidRDefault="00815201">
      <w:pPr>
        <w:pStyle w:val="Figure"/>
        <w:rPr>
          <w:del w:id="403" w:author="Sher, Kenneth" w:date="2021-09-14T19:18:00Z"/>
        </w:rPr>
      </w:pPr>
      <w:del w:id="404" w:author="Sher, Kenneth" w:date="2021-09-14T19:18:00Z">
        <w:r w:rsidDel="00825E7F">
          <w:rPr>
            <w:noProof/>
          </w:rPr>
          <w:drawing>
            <wp:inline distT="0" distB="0" distL="0" distR="0" wp14:anchorId="3CDAEA3A" wp14:editId="35587E13">
              <wp:extent cx="5943600" cy="200841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Table3.png"/>
                      <pic:cNvPicPr>
                        <a:picLocks noChangeAspect="1" noChangeArrowheads="1"/>
                      </pic:cNvPicPr>
                    </pic:nvPicPr>
                    <pic:blipFill>
                      <a:blip r:embed="rId19"/>
                      <a:stretch>
                        <a:fillRect/>
                      </a:stretch>
                    </pic:blipFill>
                    <pic:spPr bwMode="auto">
                      <a:xfrm>
                        <a:off x="0" y="0"/>
                        <a:ext cx="5943600" cy="2008414"/>
                      </a:xfrm>
                      <a:prstGeom prst="rect">
                        <a:avLst/>
                      </a:prstGeom>
                      <a:noFill/>
                      <a:ln w="9525">
                        <a:noFill/>
                        <a:headEnd/>
                        <a:tailEnd/>
                      </a:ln>
                    </pic:spPr>
                  </pic:pic>
                </a:graphicData>
              </a:graphic>
            </wp:inline>
          </w:drawing>
        </w:r>
      </w:del>
    </w:p>
    <w:p w14:paraId="7634E8C0" w14:textId="4BD30E3D" w:rsidR="005534A6" w:rsidDel="00825E7F" w:rsidRDefault="00815201">
      <w:pPr>
        <w:pStyle w:val="Heading7"/>
        <w:rPr>
          <w:del w:id="405" w:author="Sher, Kenneth" w:date="2021-09-14T19:18:00Z"/>
        </w:rPr>
      </w:pPr>
      <w:bookmarkStart w:id="406" w:name="page-break-9"/>
      <w:bookmarkEnd w:id="406"/>
      <w:del w:id="407" w:author="Sher, Kenneth" w:date="2021-09-14T19:18:00Z">
        <w:r w:rsidDel="00825E7F">
          <w:delText>Page Break</w:delText>
        </w:r>
      </w:del>
    </w:p>
    <w:p w14:paraId="66D20F39" w14:textId="7FB36DB9" w:rsidR="005534A6" w:rsidDel="00825E7F" w:rsidRDefault="00815201">
      <w:pPr>
        <w:pStyle w:val="FirstParagraph"/>
        <w:rPr>
          <w:del w:id="408" w:author="Sher, Kenneth" w:date="2021-09-14T19:18:00Z"/>
        </w:rPr>
      </w:pPr>
      <w:del w:id="409" w:author="Sher, Kenneth" w:date="2021-09-14T19:18:00Z">
        <w:r w:rsidDel="00825E7F">
          <w:rPr>
            <w:b/>
          </w:rPr>
          <w:delText>Table 4: GMM Trajectory Parameter Estimates</w:delText>
        </w:r>
      </w:del>
    </w:p>
    <w:p w14:paraId="239EF91E" w14:textId="74C168E6" w:rsidR="005534A6" w:rsidDel="00825E7F" w:rsidRDefault="00815201">
      <w:pPr>
        <w:pStyle w:val="Figure"/>
        <w:rPr>
          <w:del w:id="410" w:author="Sher, Kenneth" w:date="2021-09-14T19:18:00Z"/>
        </w:rPr>
      </w:pPr>
      <w:del w:id="411" w:author="Sher, Kenneth" w:date="2021-09-14T19:18:00Z">
        <w:r w:rsidDel="00825E7F">
          <w:rPr>
            <w:noProof/>
          </w:rPr>
          <w:drawing>
            <wp:inline distT="0" distB="0" distL="0" distR="0" wp14:anchorId="1EE971ED" wp14:editId="7CC44E76">
              <wp:extent cx="5943600" cy="173184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_and_tables/Table4.png"/>
                      <pic:cNvPicPr>
                        <a:picLocks noChangeAspect="1" noChangeArrowheads="1"/>
                      </pic:cNvPicPr>
                    </pic:nvPicPr>
                    <pic:blipFill>
                      <a:blip r:embed="rId20"/>
                      <a:stretch>
                        <a:fillRect/>
                      </a:stretch>
                    </pic:blipFill>
                    <pic:spPr bwMode="auto">
                      <a:xfrm>
                        <a:off x="0" y="0"/>
                        <a:ext cx="5943600" cy="1731842"/>
                      </a:xfrm>
                      <a:prstGeom prst="rect">
                        <a:avLst/>
                      </a:prstGeom>
                      <a:noFill/>
                      <a:ln w="9525">
                        <a:noFill/>
                        <a:headEnd/>
                        <a:tailEnd/>
                      </a:ln>
                    </pic:spPr>
                  </pic:pic>
                </a:graphicData>
              </a:graphic>
            </wp:inline>
          </w:drawing>
        </w:r>
      </w:del>
    </w:p>
    <w:p w14:paraId="24C7AD98" w14:textId="15D9FA09" w:rsidR="005534A6" w:rsidDel="00825E7F" w:rsidRDefault="00815201">
      <w:pPr>
        <w:pStyle w:val="Heading7"/>
        <w:rPr>
          <w:del w:id="412" w:author="Sher, Kenneth" w:date="2021-09-14T19:18:00Z"/>
        </w:rPr>
      </w:pPr>
      <w:bookmarkStart w:id="413" w:name="page-break-10"/>
      <w:bookmarkEnd w:id="413"/>
      <w:del w:id="414" w:author="Sher, Kenneth" w:date="2021-09-14T19:18:00Z">
        <w:r w:rsidDel="00825E7F">
          <w:delText>Page Break</w:delText>
        </w:r>
      </w:del>
    </w:p>
    <w:p w14:paraId="1B5B74D1" w14:textId="21FC68F7" w:rsidR="005534A6" w:rsidDel="00825E7F" w:rsidRDefault="00815201">
      <w:pPr>
        <w:pStyle w:val="Heading1"/>
        <w:rPr>
          <w:del w:id="415" w:author="Sher, Kenneth" w:date="2021-09-14T19:18:00Z"/>
        </w:rPr>
      </w:pPr>
      <w:bookmarkStart w:id="416" w:name="supplementary-materials"/>
      <w:bookmarkEnd w:id="416"/>
      <w:del w:id="417" w:author="Sher, Kenneth" w:date="2021-09-14T19:18:00Z">
        <w:r w:rsidDel="00825E7F">
          <w:delText>Supplementary Materials</w:delText>
        </w:r>
      </w:del>
    </w:p>
    <w:p w14:paraId="1E9D2C2D" w14:textId="7EDEF36E" w:rsidR="005534A6" w:rsidDel="00825E7F" w:rsidRDefault="00815201">
      <w:pPr>
        <w:pStyle w:val="Heading2"/>
        <w:rPr>
          <w:del w:id="418" w:author="Sher, Kenneth" w:date="2021-09-14T19:18:00Z"/>
        </w:rPr>
      </w:pPr>
      <w:bookmarkStart w:id="419" w:name="abcd-study-aims"/>
      <w:bookmarkEnd w:id="419"/>
      <w:del w:id="420" w:author="Sher, Kenneth" w:date="2021-09-14T19:18:00Z">
        <w:r w:rsidDel="00825E7F">
          <w:delText>ABCD Study Aims</w:delText>
        </w:r>
      </w:del>
    </w:p>
    <w:p w14:paraId="0EB4814F" w14:textId="72EF137E" w:rsidR="005534A6" w:rsidDel="00825E7F" w:rsidRDefault="00815201">
      <w:pPr>
        <w:pStyle w:val="FirstParagraph"/>
        <w:rPr>
          <w:del w:id="421" w:author="Sher, Kenneth" w:date="2021-09-14T19:18:00Z"/>
        </w:rPr>
      </w:pPr>
      <w:del w:id="422" w:author="Sher, Kenneth" w:date="2021-09-14T19:18:00Z">
        <w:r w:rsidDel="00825E7F">
          <w:delText>The major aims of the ABCD Study include:</w:delText>
        </w:r>
      </w:del>
    </w:p>
    <w:p w14:paraId="3DD167B3" w14:textId="405689E7" w:rsidR="005534A6" w:rsidDel="00825E7F" w:rsidRDefault="00815201">
      <w:pPr>
        <w:numPr>
          <w:ilvl w:val="0"/>
          <w:numId w:val="20"/>
        </w:numPr>
        <w:rPr>
          <w:del w:id="423" w:author="Sher, Kenneth" w:date="2021-09-14T19:18:00Z"/>
        </w:rPr>
      </w:pPr>
      <w:del w:id="424" w:author="Sher, Kenneth" w:date="2021-09-14T19:18:00Z">
        <w:r w:rsidDel="00825E7F">
          <w:rPr>
            <w:b/>
          </w:rPr>
          <w:delText>Aim 1</w:delText>
        </w:r>
        <w:r w:rsidDel="00825E7F">
          <w:delText>: Development of national standards of healthy brain development;</w:delText>
        </w:r>
      </w:del>
    </w:p>
    <w:p w14:paraId="25841A1E" w14:textId="5DD5E88B" w:rsidR="005534A6" w:rsidDel="00825E7F" w:rsidRDefault="00815201">
      <w:pPr>
        <w:numPr>
          <w:ilvl w:val="0"/>
          <w:numId w:val="20"/>
        </w:numPr>
        <w:rPr>
          <w:del w:id="425" w:author="Sher, Kenneth" w:date="2021-09-14T19:18:00Z"/>
        </w:rPr>
      </w:pPr>
      <w:del w:id="426" w:author="Sher, Kenneth" w:date="2021-09-14T19:18:00Z">
        <w:r w:rsidDel="00825E7F">
          <w:rPr>
            <w:b/>
          </w:rPr>
          <w:delText>Aim 2</w:delText>
        </w:r>
        <w:r w:rsidDel="00825E7F">
          <w:delText>: Description of individual developmental trajectories in terms of neural, cognitive, emotional, and academic functioning, and influencing factors;</w:delText>
        </w:r>
      </w:del>
    </w:p>
    <w:p w14:paraId="57EAAD70" w14:textId="3666B225" w:rsidR="005534A6" w:rsidDel="00825E7F" w:rsidRDefault="00815201">
      <w:pPr>
        <w:numPr>
          <w:ilvl w:val="0"/>
          <w:numId w:val="20"/>
        </w:numPr>
        <w:rPr>
          <w:del w:id="427" w:author="Sher, Kenneth" w:date="2021-09-14T19:18:00Z"/>
        </w:rPr>
      </w:pPr>
      <w:del w:id="428" w:author="Sher, Kenneth" w:date="2021-09-14T19:18:00Z">
        <w:r w:rsidDel="00825E7F">
          <w:rPr>
            <w:b/>
          </w:rPr>
          <w:delText>Aim 3</w:delText>
        </w:r>
        <w:r w:rsidDel="00825E7F">
          <w:delText>: Investigation of the roles and interaction of genes and the environment on development;</w:delText>
        </w:r>
      </w:del>
    </w:p>
    <w:p w14:paraId="610C98E6" w14:textId="77740E79" w:rsidR="005534A6" w:rsidDel="00825E7F" w:rsidRDefault="00815201">
      <w:pPr>
        <w:numPr>
          <w:ilvl w:val="0"/>
          <w:numId w:val="20"/>
        </w:numPr>
        <w:rPr>
          <w:del w:id="429" w:author="Sher, Kenneth" w:date="2021-09-14T19:18:00Z"/>
        </w:rPr>
      </w:pPr>
      <w:del w:id="430" w:author="Sher, Kenneth" w:date="2021-09-14T19:18:00Z">
        <w:r w:rsidDel="00825E7F">
          <w:rPr>
            <w:b/>
          </w:rPr>
          <w:delText>Aim 4</w:delText>
        </w:r>
        <w:r w:rsidDel="00825E7F">
          <w:delText>: Examination how physical activity, sleep, screen time, sports injuries (including traumatic brain injuries), and other experiences affect brain development;</w:delText>
        </w:r>
      </w:del>
    </w:p>
    <w:p w14:paraId="3B528905" w14:textId="37F4E829" w:rsidR="005534A6" w:rsidDel="00825E7F" w:rsidRDefault="00815201">
      <w:pPr>
        <w:numPr>
          <w:ilvl w:val="0"/>
          <w:numId w:val="20"/>
        </w:numPr>
        <w:rPr>
          <w:del w:id="431" w:author="Sher, Kenneth" w:date="2021-09-14T19:18:00Z"/>
        </w:rPr>
      </w:pPr>
      <w:del w:id="432" w:author="Sher, Kenneth" w:date="2021-09-14T19:18:00Z">
        <w:r w:rsidDel="00825E7F">
          <w:rPr>
            <w:b/>
          </w:rPr>
          <w:delText>Aim 5</w:delText>
        </w:r>
        <w:r w:rsidDel="00825E7F">
          <w:delText>: Determination and replication of factors that influence the onset, course, and severity of mental illnesses;</w:delText>
        </w:r>
      </w:del>
    </w:p>
    <w:p w14:paraId="685F5A02" w14:textId="5DF5BBB6" w:rsidR="005534A6" w:rsidDel="00825E7F" w:rsidRDefault="00815201">
      <w:pPr>
        <w:numPr>
          <w:ilvl w:val="0"/>
          <w:numId w:val="20"/>
        </w:numPr>
        <w:rPr>
          <w:del w:id="433" w:author="Sher, Kenneth" w:date="2021-09-14T19:18:00Z"/>
        </w:rPr>
      </w:pPr>
      <w:del w:id="434" w:author="Sher, Kenneth" w:date="2021-09-14T19:18:00Z">
        <w:r w:rsidDel="00825E7F">
          <w:rPr>
            <w:b/>
          </w:rPr>
          <w:delText>Aim 6</w:delText>
        </w:r>
        <w:r w:rsidDel="00825E7F">
          <w:delText>: Characterization of the relationship between mental health and substance use;</w:delText>
        </w:r>
      </w:del>
    </w:p>
    <w:p w14:paraId="2D0CECB9" w14:textId="233ED06F" w:rsidR="005534A6" w:rsidDel="00825E7F" w:rsidRDefault="00815201">
      <w:pPr>
        <w:numPr>
          <w:ilvl w:val="0"/>
          <w:numId w:val="20"/>
        </w:numPr>
        <w:rPr>
          <w:del w:id="435" w:author="Sher, Kenneth" w:date="2021-09-14T19:18:00Z"/>
        </w:rPr>
      </w:pPr>
      <w:del w:id="436" w:author="Sher, Kenneth" w:date="2021-09-14T19:18:00Z">
        <w:r w:rsidDel="00825E7F">
          <w:rPr>
            <w:b/>
          </w:rPr>
          <w:delText>Aim 7</w:delText>
        </w:r>
        <w:r w:rsidDel="00825E7F">
          <w:delText>: Specification of how use of different substances affects developmental outcomes, and how neural, cognitive, emotional, and environmental factors influence substance use risk, involvement, and progression.</w:delText>
        </w:r>
      </w:del>
    </w:p>
    <w:p w14:paraId="63E2418F" w14:textId="0DFBFC7F" w:rsidR="005534A6" w:rsidDel="00825E7F" w:rsidRDefault="00815201">
      <w:pPr>
        <w:pStyle w:val="Heading7"/>
        <w:rPr>
          <w:del w:id="437" w:author="Sher, Kenneth" w:date="2021-09-14T19:18:00Z"/>
        </w:rPr>
      </w:pPr>
      <w:bookmarkStart w:id="438" w:name="page-break-11"/>
      <w:bookmarkEnd w:id="438"/>
      <w:del w:id="439" w:author="Sher, Kenneth" w:date="2021-09-14T19:18:00Z">
        <w:r w:rsidDel="00825E7F">
          <w:delText>Page Break</w:delText>
        </w:r>
      </w:del>
    </w:p>
    <w:p w14:paraId="79F9E84F" w14:textId="365D20A9" w:rsidR="005534A6" w:rsidDel="00825E7F" w:rsidRDefault="00815201">
      <w:pPr>
        <w:pStyle w:val="Heading2"/>
        <w:rPr>
          <w:del w:id="440" w:author="Sher, Kenneth" w:date="2021-09-14T19:18:00Z"/>
        </w:rPr>
      </w:pPr>
      <w:bookmarkStart w:id="441" w:name="effects-of-publication-bias"/>
      <w:bookmarkEnd w:id="441"/>
      <w:del w:id="442" w:author="Sher, Kenneth" w:date="2021-09-14T19:18:00Z">
        <w:r w:rsidDel="00825E7F">
          <w:delText>Effects of Publication Bias</w:delText>
        </w:r>
      </w:del>
    </w:p>
    <w:p w14:paraId="035204FB" w14:textId="423960DE" w:rsidR="005534A6" w:rsidDel="00825E7F" w:rsidRDefault="00815201">
      <w:pPr>
        <w:pStyle w:val="FirstParagraph"/>
        <w:rPr>
          <w:del w:id="443" w:author="Sher, Kenneth" w:date="2021-09-14T19:18:00Z"/>
        </w:rPr>
      </w:pPr>
      <w:del w:id="444" w:author="Sher, Kenneth" w:date="2021-09-14T19:18:00Z">
        <w:r w:rsidDel="00825E7F">
          <w:delText xml:space="preserve">Let </w:delText>
        </w:r>
      </w:del>
      <m:oMath>
        <m:r>
          <w:del w:id="445" w:author="Sher, Kenneth" w:date="2021-09-14T19:18:00Z">
            <w:rPr>
              <w:rFonts w:ascii="Cambria Math" w:hAnsi="Cambria Math"/>
            </w:rPr>
            <m:t>(X,Y)</m:t>
          </w:del>
        </m:r>
      </m:oMath>
      <w:del w:id="446" w:author="Sher, Kenneth" w:date="2021-09-14T19:18:00Z">
        <w:r w:rsidDel="00825E7F">
          <w:delText xml:space="preserve"> denote random variables with population correlation </w:delText>
        </w:r>
      </w:del>
      <m:oMath>
        <m:r>
          <w:del w:id="447" w:author="Sher, Kenneth" w:date="2021-09-14T19:18:00Z">
            <w:rPr>
              <w:rFonts w:ascii="Cambria Math" w:hAnsi="Cambria Math"/>
            </w:rPr>
            <m:t>ρ</m:t>
          </w:del>
        </m:r>
      </m:oMath>
      <w:del w:id="448" w:author="Sher, Kenneth" w:date="2021-09-14T19:18:00Z">
        <w:r w:rsidDel="00825E7F">
          <w:delText xml:space="preserve"> and let </w:delText>
        </w:r>
      </w:del>
      <m:oMath>
        <m:r>
          <w:del w:id="449" w:author="Sher, Kenneth" w:date="2021-09-14T19:18:00Z">
            <w:rPr>
              <w:rFonts w:ascii="Cambria Math" w:hAnsi="Cambria Math"/>
            </w:rPr>
            <m:t>ζ=</m:t>
          </w:del>
        </m:r>
        <m:f>
          <m:fPr>
            <m:ctrlPr>
              <w:del w:id="450" w:author="Sher, Kenneth" w:date="2021-09-14T19:18:00Z">
                <w:rPr>
                  <w:rFonts w:ascii="Cambria Math" w:hAnsi="Cambria Math"/>
                </w:rPr>
              </w:del>
            </m:ctrlPr>
          </m:fPr>
          <m:num>
            <m:r>
              <w:del w:id="451" w:author="Sher, Kenneth" w:date="2021-09-14T19:18:00Z">
                <w:rPr>
                  <w:rFonts w:ascii="Cambria Math" w:hAnsi="Cambria Math"/>
                </w:rPr>
                <m:t>1+ρ</m:t>
              </w:del>
            </m:r>
          </m:num>
          <m:den>
            <m:r>
              <w:del w:id="452" w:author="Sher, Kenneth" w:date="2021-09-14T19:18:00Z">
                <w:rPr>
                  <w:rFonts w:ascii="Cambria Math" w:hAnsi="Cambria Math"/>
                </w:rPr>
                <m:t>2(1-ρ)</m:t>
              </w:del>
            </m:r>
          </m:den>
        </m:f>
      </m:oMath>
      <w:del w:id="453" w:author="Sher, Kenneth" w:date="2021-09-14T19:18:00Z">
        <w:r w:rsidDel="00825E7F">
          <w:delText xml:space="preserve"> denote the Fisher z-transformation of </w:delText>
        </w:r>
      </w:del>
      <m:oMath>
        <m:r>
          <w:del w:id="454" w:author="Sher, Kenneth" w:date="2021-09-14T19:18:00Z">
            <w:rPr>
              <w:rFonts w:ascii="Cambria Math" w:hAnsi="Cambria Math"/>
            </w:rPr>
            <m:t>ρ</m:t>
          </w:del>
        </m:r>
      </m:oMath>
      <w:del w:id="455" w:author="Sher, Kenneth" w:date="2021-09-14T19:18:00Z">
        <w:r w:rsidDel="00825E7F">
          <w:delText xml:space="preserve">. Further, let </w:delText>
        </w:r>
      </w:del>
      <m:oMath>
        <m:sSub>
          <m:sSubPr>
            <m:ctrlPr>
              <w:del w:id="456" w:author="Sher, Kenneth" w:date="2021-09-14T19:18:00Z">
                <w:rPr>
                  <w:rFonts w:ascii="Cambria Math" w:hAnsi="Cambria Math"/>
                </w:rPr>
              </w:del>
            </m:ctrlPr>
          </m:sSubPr>
          <m:e>
            <m:r>
              <w:del w:id="457" w:author="Sher, Kenneth" w:date="2021-09-14T19:18:00Z">
                <w:rPr>
                  <w:rFonts w:ascii="Cambria Math" w:hAnsi="Cambria Math"/>
                </w:rPr>
                <m:t>r</m:t>
              </w:del>
            </m:r>
          </m:e>
          <m:sub>
            <m:r>
              <w:del w:id="458" w:author="Sher, Kenneth" w:date="2021-09-14T19:18:00Z">
                <w:rPr>
                  <w:rFonts w:ascii="Cambria Math" w:hAnsi="Cambria Math"/>
                </w:rPr>
                <m:t>n</m:t>
              </w:del>
            </m:r>
          </m:sub>
        </m:sSub>
      </m:oMath>
      <w:del w:id="459" w:author="Sher, Kenneth" w:date="2021-09-14T19:18:00Z">
        <w:r w:rsidDel="00825E7F">
          <w:delText xml:space="preserve"> denote the Pearson correlation based on a sample of size </w:delText>
        </w:r>
      </w:del>
      <m:oMath>
        <m:r>
          <w:del w:id="460" w:author="Sher, Kenneth" w:date="2021-09-14T19:18:00Z">
            <w:rPr>
              <w:rFonts w:ascii="Cambria Math" w:hAnsi="Cambria Math"/>
            </w:rPr>
            <m:t>n</m:t>
          </w:del>
        </m:r>
      </m:oMath>
      <w:del w:id="461" w:author="Sher, Kenneth" w:date="2021-09-14T19:18:00Z">
        <w:r w:rsidDel="00825E7F">
          <w:delText xml:space="preserve"> independent draws of </w:delText>
        </w:r>
      </w:del>
      <m:oMath>
        <m:r>
          <w:del w:id="462" w:author="Sher, Kenneth" w:date="2021-09-14T19:18:00Z">
            <w:rPr>
              <w:rFonts w:ascii="Cambria Math" w:hAnsi="Cambria Math"/>
            </w:rPr>
            <m:t>(X,Y)</m:t>
          </w:del>
        </m:r>
      </m:oMath>
      <w:del w:id="463" w:author="Sher, Kenneth" w:date="2021-09-14T19:18:00Z">
        <w:r w:rsidDel="00825E7F">
          <w:delText xml:space="preserve"> and </w:delText>
        </w:r>
      </w:del>
      <m:oMath>
        <m:sSub>
          <m:sSubPr>
            <m:ctrlPr>
              <w:del w:id="464" w:author="Sher, Kenneth" w:date="2021-09-14T19:18:00Z">
                <w:rPr>
                  <w:rFonts w:ascii="Cambria Math" w:hAnsi="Cambria Math"/>
                </w:rPr>
              </w:del>
            </m:ctrlPr>
          </m:sSubPr>
          <m:e>
            <m:r>
              <w:del w:id="465" w:author="Sher, Kenneth" w:date="2021-09-14T19:18:00Z">
                <w:rPr>
                  <w:rFonts w:ascii="Cambria Math" w:hAnsi="Cambria Math"/>
                </w:rPr>
                <m:t>z</m:t>
              </w:del>
            </m:r>
          </m:e>
          <m:sub>
            <m:r>
              <w:del w:id="466" w:author="Sher, Kenneth" w:date="2021-09-14T19:18:00Z">
                <w:rPr>
                  <w:rFonts w:ascii="Cambria Math" w:hAnsi="Cambria Math"/>
                </w:rPr>
                <m:t>n</m:t>
              </w:del>
            </m:r>
          </m:sub>
        </m:sSub>
        <m:r>
          <w:del w:id="467" w:author="Sher, Kenneth" w:date="2021-09-14T19:18:00Z">
            <w:rPr>
              <w:rFonts w:ascii="Cambria Math" w:hAnsi="Cambria Math"/>
            </w:rPr>
            <m:t>=</m:t>
          </w:del>
        </m:r>
        <m:f>
          <m:fPr>
            <m:ctrlPr>
              <w:del w:id="468" w:author="Sher, Kenneth" w:date="2021-09-14T19:18:00Z">
                <w:rPr>
                  <w:rFonts w:ascii="Cambria Math" w:hAnsi="Cambria Math"/>
                </w:rPr>
              </w:del>
            </m:ctrlPr>
          </m:fPr>
          <m:num>
            <m:r>
              <w:del w:id="469" w:author="Sher, Kenneth" w:date="2021-09-14T19:18:00Z">
                <w:rPr>
                  <w:rFonts w:ascii="Cambria Math" w:hAnsi="Cambria Math"/>
                </w:rPr>
                <m:t>1+</m:t>
              </w:del>
            </m:r>
            <m:sSub>
              <m:sSubPr>
                <m:ctrlPr>
                  <w:del w:id="470" w:author="Sher, Kenneth" w:date="2021-09-14T19:18:00Z">
                    <w:rPr>
                      <w:rFonts w:ascii="Cambria Math" w:hAnsi="Cambria Math"/>
                    </w:rPr>
                  </w:del>
                </m:ctrlPr>
              </m:sSubPr>
              <m:e>
                <m:r>
                  <w:del w:id="471" w:author="Sher, Kenneth" w:date="2021-09-14T19:18:00Z">
                    <w:rPr>
                      <w:rFonts w:ascii="Cambria Math" w:hAnsi="Cambria Math"/>
                    </w:rPr>
                    <m:t>r</m:t>
                  </w:del>
                </m:r>
              </m:e>
              <m:sub>
                <m:r>
                  <w:del w:id="472" w:author="Sher, Kenneth" w:date="2021-09-14T19:18:00Z">
                    <w:rPr>
                      <w:rFonts w:ascii="Cambria Math" w:hAnsi="Cambria Math"/>
                    </w:rPr>
                    <m:t>n</m:t>
                  </w:del>
                </m:r>
              </m:sub>
            </m:sSub>
          </m:num>
          <m:den>
            <m:r>
              <w:del w:id="473" w:author="Sher, Kenneth" w:date="2021-09-14T19:18:00Z">
                <w:rPr>
                  <w:rFonts w:ascii="Cambria Math" w:hAnsi="Cambria Math"/>
                </w:rPr>
                <m:t>2(1-</m:t>
              </w:del>
            </m:r>
            <m:sSub>
              <m:sSubPr>
                <m:ctrlPr>
                  <w:del w:id="474" w:author="Sher, Kenneth" w:date="2021-09-14T19:18:00Z">
                    <w:rPr>
                      <w:rFonts w:ascii="Cambria Math" w:hAnsi="Cambria Math"/>
                    </w:rPr>
                  </w:del>
                </m:ctrlPr>
              </m:sSubPr>
              <m:e>
                <m:r>
                  <w:del w:id="475" w:author="Sher, Kenneth" w:date="2021-09-14T19:18:00Z">
                    <w:rPr>
                      <w:rFonts w:ascii="Cambria Math" w:hAnsi="Cambria Math"/>
                    </w:rPr>
                    <m:t>r</m:t>
                  </w:del>
                </m:r>
              </m:e>
              <m:sub>
                <m:r>
                  <w:del w:id="476" w:author="Sher, Kenneth" w:date="2021-09-14T19:18:00Z">
                    <w:rPr>
                      <w:rFonts w:ascii="Cambria Math" w:hAnsi="Cambria Math"/>
                    </w:rPr>
                    <m:t>n</m:t>
                  </w:del>
                </m:r>
              </m:sub>
            </m:sSub>
            <m:r>
              <w:del w:id="477" w:author="Sher, Kenneth" w:date="2021-09-14T19:18:00Z">
                <w:rPr>
                  <w:rFonts w:ascii="Cambria Math" w:hAnsi="Cambria Math"/>
                </w:rPr>
                <m:t>)</m:t>
              </w:del>
            </m:r>
          </m:den>
        </m:f>
      </m:oMath>
      <w:del w:id="478" w:author="Sher, Kenneth" w:date="2021-09-14T19:18:00Z">
        <w:r w:rsidDel="00825E7F">
          <w:delText xml:space="preserve"> is its Fisher z-transformation. It is well known that </w:delText>
        </w:r>
      </w:del>
      <m:oMath>
        <m:sSub>
          <m:sSubPr>
            <m:ctrlPr>
              <w:del w:id="479" w:author="Sher, Kenneth" w:date="2021-09-14T19:18:00Z">
                <w:rPr>
                  <w:rFonts w:ascii="Cambria Math" w:hAnsi="Cambria Math"/>
                </w:rPr>
              </w:del>
            </m:ctrlPr>
          </m:sSubPr>
          <m:e>
            <m:r>
              <w:del w:id="480" w:author="Sher, Kenneth" w:date="2021-09-14T19:18:00Z">
                <w:rPr>
                  <w:rFonts w:ascii="Cambria Math" w:hAnsi="Cambria Math"/>
                </w:rPr>
                <m:t>z</m:t>
              </w:del>
            </m:r>
          </m:e>
          <m:sub>
            <m:r>
              <w:del w:id="481" w:author="Sher, Kenneth" w:date="2021-09-14T19:18:00Z">
                <w:rPr>
                  <w:rFonts w:ascii="Cambria Math" w:hAnsi="Cambria Math"/>
                </w:rPr>
                <m:t>n</m:t>
              </w:del>
            </m:r>
          </m:sub>
        </m:sSub>
      </m:oMath>
      <w:del w:id="482" w:author="Sher, Kenneth" w:date="2021-09-14T19:18:00Z">
        <w:r w:rsidDel="00825E7F">
          <w:delText xml:space="preserve"> is approximately normally distributed with mean </w:delText>
        </w:r>
      </w:del>
      <m:oMath>
        <m:r>
          <w:del w:id="483" w:author="Sher, Kenneth" w:date="2021-09-14T19:18:00Z">
            <w:rPr>
              <w:rFonts w:ascii="Cambria Math" w:hAnsi="Cambria Math"/>
            </w:rPr>
            <m:t>ζ</m:t>
          </w:del>
        </m:r>
      </m:oMath>
      <w:del w:id="484" w:author="Sher, Kenneth" w:date="2021-09-14T19:18:00Z">
        <w:r w:rsidDel="00825E7F">
          <w:delText xml:space="preserve"> and standard error </w:delText>
        </w:r>
      </w:del>
      <m:oMath>
        <m:f>
          <m:fPr>
            <m:ctrlPr>
              <w:del w:id="485" w:author="Sher, Kenneth" w:date="2021-09-14T19:18:00Z">
                <w:rPr>
                  <w:rFonts w:ascii="Cambria Math" w:hAnsi="Cambria Math"/>
                </w:rPr>
              </w:del>
            </m:ctrlPr>
          </m:fPr>
          <m:num>
            <m:r>
              <w:del w:id="486" w:author="Sher, Kenneth" w:date="2021-09-14T19:18:00Z">
                <w:rPr>
                  <w:rFonts w:ascii="Cambria Math" w:hAnsi="Cambria Math"/>
                </w:rPr>
                <m:t>1</m:t>
              </w:del>
            </m:r>
          </m:num>
          <m:den>
            <m:rad>
              <m:radPr>
                <m:degHide m:val="1"/>
                <m:ctrlPr>
                  <w:del w:id="487" w:author="Sher, Kenneth" w:date="2021-09-14T19:18:00Z">
                    <w:rPr>
                      <w:rFonts w:ascii="Cambria Math" w:hAnsi="Cambria Math"/>
                    </w:rPr>
                  </w:del>
                </m:ctrlPr>
              </m:radPr>
              <m:deg/>
              <m:e>
                <m:r>
                  <w:del w:id="488" w:author="Sher, Kenneth" w:date="2021-09-14T19:18:00Z">
                    <w:rPr>
                      <w:rFonts w:ascii="Cambria Math" w:hAnsi="Cambria Math"/>
                    </w:rPr>
                    <m:t>n-3</m:t>
                  </w:del>
                </m:r>
              </m:e>
            </m:rad>
          </m:den>
        </m:f>
      </m:oMath>
      <w:del w:id="489" w:author="Sher, Kenneth" w:date="2021-09-14T19:18:00Z">
        <w:r w:rsidDel="00825E7F">
          <w:delText>.</w:delText>
        </w:r>
        <w:r w:rsidDel="00825E7F">
          <w:rPr>
            <w:vertAlign w:val="superscript"/>
          </w:rPr>
          <w:delText>72</w:delText>
        </w:r>
        <w:r w:rsidDel="00825E7F">
          <w:delText xml:space="preserve"> Finally, let </w:delText>
        </w:r>
      </w:del>
      <m:oMath>
        <m:sSub>
          <m:sSubPr>
            <m:ctrlPr>
              <w:del w:id="490" w:author="Sher, Kenneth" w:date="2021-09-14T19:18:00Z">
                <w:rPr>
                  <w:rFonts w:ascii="Cambria Math" w:hAnsi="Cambria Math"/>
                </w:rPr>
              </w:del>
            </m:ctrlPr>
          </m:sSubPr>
          <m:e>
            <m:r>
              <w:del w:id="491" w:author="Sher, Kenneth" w:date="2021-09-14T19:18:00Z">
                <w:rPr>
                  <w:rFonts w:ascii="Cambria Math" w:hAnsi="Cambria Math"/>
                </w:rPr>
                <m:t>q</m:t>
              </w:del>
            </m:r>
          </m:e>
          <m:sub>
            <m:r>
              <w:del w:id="492" w:author="Sher, Kenneth" w:date="2021-09-14T19:18:00Z">
                <w:rPr>
                  <w:rFonts w:ascii="Cambria Math" w:hAnsi="Cambria Math"/>
                </w:rPr>
                <m:t>n</m:t>
              </w:del>
            </m:r>
          </m:sub>
        </m:sSub>
        <m:r>
          <w:del w:id="493" w:author="Sher, Kenneth" w:date="2021-09-14T19:18:00Z">
            <w:rPr>
              <w:rFonts w:ascii="Cambria Math" w:hAnsi="Cambria Math"/>
            </w:rPr>
            <m:t>(|</m:t>
          </w:del>
        </m:r>
        <m:sSub>
          <m:sSubPr>
            <m:ctrlPr>
              <w:del w:id="494" w:author="Sher, Kenneth" w:date="2021-09-14T19:18:00Z">
                <w:rPr>
                  <w:rFonts w:ascii="Cambria Math" w:hAnsi="Cambria Math"/>
                </w:rPr>
              </w:del>
            </m:ctrlPr>
          </m:sSubPr>
          <m:e>
            <m:r>
              <w:del w:id="495" w:author="Sher, Kenneth" w:date="2021-09-14T19:18:00Z">
                <w:rPr>
                  <w:rFonts w:ascii="Cambria Math" w:hAnsi="Cambria Math"/>
                </w:rPr>
                <m:t>r</m:t>
              </w:del>
            </m:r>
          </m:e>
          <m:sub>
            <m:r>
              <w:del w:id="496" w:author="Sher, Kenneth" w:date="2021-09-14T19:18:00Z">
                <w:rPr>
                  <w:rFonts w:ascii="Cambria Math" w:hAnsi="Cambria Math"/>
                </w:rPr>
                <m:t>n</m:t>
              </w:del>
            </m:r>
          </m:sub>
        </m:sSub>
        <m:r>
          <w:del w:id="497" w:author="Sher, Kenneth" w:date="2021-09-14T19:18:00Z">
            <w:rPr>
              <w:rFonts w:ascii="Cambria Math" w:hAnsi="Cambria Math"/>
            </w:rPr>
            <m:t>|)</m:t>
          </w:del>
        </m:r>
      </m:oMath>
      <w:del w:id="498" w:author="Sher, Kenneth" w:date="2021-09-14T19:18:00Z">
        <w:r w:rsidDel="00825E7F">
          <w:delText xml:space="preserve"> denote the probabilty that a given </w:delText>
        </w:r>
      </w:del>
      <m:oMath>
        <m:sSub>
          <m:sSubPr>
            <m:ctrlPr>
              <w:del w:id="499" w:author="Sher, Kenneth" w:date="2021-09-14T19:18:00Z">
                <w:rPr>
                  <w:rFonts w:ascii="Cambria Math" w:hAnsi="Cambria Math"/>
                </w:rPr>
              </w:del>
            </m:ctrlPr>
          </m:sSubPr>
          <m:e>
            <m:r>
              <w:del w:id="500" w:author="Sher, Kenneth" w:date="2021-09-14T19:18:00Z">
                <w:rPr>
                  <w:rFonts w:ascii="Cambria Math" w:hAnsi="Cambria Math"/>
                </w:rPr>
                <m:t>r</m:t>
              </w:del>
            </m:r>
          </m:e>
          <m:sub>
            <m:r>
              <w:del w:id="501" w:author="Sher, Kenneth" w:date="2021-09-14T19:18:00Z">
                <w:rPr>
                  <w:rFonts w:ascii="Cambria Math" w:hAnsi="Cambria Math"/>
                </w:rPr>
                <m:t>n</m:t>
              </w:del>
            </m:r>
          </m:sub>
        </m:sSub>
      </m:oMath>
      <w:del w:id="502" w:author="Sher, Kenneth" w:date="2021-09-14T19:18:00Z">
        <w:r w:rsidDel="00825E7F">
          <w:delText xml:space="preserve"> is published, dependent only on the sample size </w:delText>
        </w:r>
      </w:del>
      <m:oMath>
        <m:r>
          <w:del w:id="503" w:author="Sher, Kenneth" w:date="2021-09-14T19:18:00Z">
            <w:rPr>
              <w:rFonts w:ascii="Cambria Math" w:hAnsi="Cambria Math"/>
            </w:rPr>
            <m:t>n</m:t>
          </w:del>
        </m:r>
      </m:oMath>
      <w:del w:id="504" w:author="Sher, Kenneth" w:date="2021-09-14T19:18:00Z">
        <w:r w:rsidDel="00825E7F">
          <w:delText xml:space="preserve"> and the absolute value of the observed correlation, </w:delText>
        </w:r>
      </w:del>
      <m:oMath>
        <m:r>
          <w:del w:id="505" w:author="Sher, Kenneth" w:date="2021-09-14T19:18:00Z">
            <w:rPr>
              <w:rFonts w:ascii="Cambria Math" w:hAnsi="Cambria Math"/>
            </w:rPr>
            <m:t>|</m:t>
          </w:del>
        </m:r>
        <m:sSub>
          <m:sSubPr>
            <m:ctrlPr>
              <w:del w:id="506" w:author="Sher, Kenneth" w:date="2021-09-14T19:18:00Z">
                <w:rPr>
                  <w:rFonts w:ascii="Cambria Math" w:hAnsi="Cambria Math"/>
                </w:rPr>
              </w:del>
            </m:ctrlPr>
          </m:sSubPr>
          <m:e>
            <m:r>
              <w:del w:id="507" w:author="Sher, Kenneth" w:date="2021-09-14T19:18:00Z">
                <w:rPr>
                  <w:rFonts w:ascii="Cambria Math" w:hAnsi="Cambria Math"/>
                </w:rPr>
                <m:t>r</m:t>
              </w:del>
            </m:r>
          </m:e>
          <m:sub>
            <m:r>
              <w:del w:id="508" w:author="Sher, Kenneth" w:date="2021-09-14T19:18:00Z">
                <w:rPr>
                  <w:rFonts w:ascii="Cambria Math" w:hAnsi="Cambria Math"/>
                </w:rPr>
                <m:t>n</m:t>
              </w:del>
            </m:r>
          </m:sub>
        </m:sSub>
        <m:r>
          <w:del w:id="509" w:author="Sher, Kenneth" w:date="2021-09-14T19:18:00Z">
            <w:rPr>
              <w:rFonts w:ascii="Cambria Math" w:hAnsi="Cambria Math"/>
            </w:rPr>
            <m:t>|</m:t>
          </w:del>
        </m:r>
      </m:oMath>
      <w:del w:id="510" w:author="Sher, Kenneth" w:date="2021-09-14T19:18:00Z">
        <w:r w:rsidDel="00825E7F">
          <w:delText xml:space="preserve">. For example, if signficance at the </w:delText>
        </w:r>
      </w:del>
      <m:oMath>
        <m:r>
          <w:del w:id="511" w:author="Sher, Kenneth" w:date="2021-09-14T19:18:00Z">
            <w:rPr>
              <w:rFonts w:ascii="Cambria Math" w:hAnsi="Cambria Math"/>
            </w:rPr>
            <m:t>α=0.05</m:t>
          </w:del>
        </m:r>
      </m:oMath>
      <w:del w:id="512" w:author="Sher, Kenneth" w:date="2021-09-14T19:18:00Z">
        <w:r w:rsidDel="00825E7F">
          <w:delText xml:space="preserve"> level increases publication probability, then </w:delText>
        </w:r>
      </w:del>
      <m:oMath>
        <m:sSub>
          <m:sSubPr>
            <m:ctrlPr>
              <w:del w:id="513" w:author="Sher, Kenneth" w:date="2021-09-14T19:18:00Z">
                <w:rPr>
                  <w:rFonts w:ascii="Cambria Math" w:hAnsi="Cambria Math"/>
                </w:rPr>
              </w:del>
            </m:ctrlPr>
          </m:sSubPr>
          <m:e>
            <m:r>
              <w:del w:id="514" w:author="Sher, Kenneth" w:date="2021-09-14T19:18:00Z">
                <w:rPr>
                  <w:rFonts w:ascii="Cambria Math" w:hAnsi="Cambria Math"/>
                </w:rPr>
                <m:t>q</m:t>
              </w:del>
            </m:r>
          </m:e>
          <m:sub>
            <m:r>
              <w:del w:id="515" w:author="Sher, Kenneth" w:date="2021-09-14T19:18:00Z">
                <w:rPr>
                  <w:rFonts w:ascii="Cambria Math" w:hAnsi="Cambria Math"/>
                </w:rPr>
                <m:t>n</m:t>
              </w:del>
            </m:r>
          </m:sub>
        </m:sSub>
        <m:r>
          <w:del w:id="516" w:author="Sher, Kenneth" w:date="2021-09-14T19:18:00Z">
            <w:rPr>
              <w:rFonts w:ascii="Cambria Math" w:hAnsi="Cambria Math"/>
            </w:rPr>
            <m:t>(|</m:t>
          </w:del>
        </m:r>
        <m:sSub>
          <m:sSubPr>
            <m:ctrlPr>
              <w:del w:id="517" w:author="Sher, Kenneth" w:date="2021-09-14T19:18:00Z">
                <w:rPr>
                  <w:rFonts w:ascii="Cambria Math" w:hAnsi="Cambria Math"/>
                </w:rPr>
              </w:del>
            </m:ctrlPr>
          </m:sSubPr>
          <m:e>
            <m:r>
              <w:del w:id="518" w:author="Sher, Kenneth" w:date="2021-09-14T19:18:00Z">
                <w:rPr>
                  <w:rFonts w:ascii="Cambria Math" w:hAnsi="Cambria Math"/>
                </w:rPr>
                <m:t>r</m:t>
              </w:del>
            </m:r>
          </m:e>
          <m:sub>
            <m:r>
              <w:del w:id="519" w:author="Sher, Kenneth" w:date="2021-09-14T19:18:00Z">
                <w:rPr>
                  <w:rFonts w:ascii="Cambria Math" w:hAnsi="Cambria Math"/>
                </w:rPr>
                <m:t>n</m:t>
              </w:del>
            </m:r>
          </m:sub>
        </m:sSub>
        <m:r>
          <w:del w:id="520" w:author="Sher, Kenneth" w:date="2021-09-14T19:18:00Z">
            <w:rPr>
              <w:rFonts w:ascii="Cambria Math" w:hAnsi="Cambria Math"/>
            </w:rPr>
            <m:t>|)=</m:t>
          </w:del>
        </m:r>
        <m:sSub>
          <m:sSubPr>
            <m:ctrlPr>
              <w:del w:id="521" w:author="Sher, Kenneth" w:date="2021-09-14T19:18:00Z">
                <w:rPr>
                  <w:rFonts w:ascii="Cambria Math" w:hAnsi="Cambria Math"/>
                </w:rPr>
              </w:del>
            </m:ctrlPr>
          </m:sSubPr>
          <m:e>
            <m:r>
              <w:del w:id="522" w:author="Sher, Kenneth" w:date="2021-09-14T19:18:00Z">
                <w:rPr>
                  <w:rFonts w:ascii="Cambria Math" w:hAnsi="Cambria Math"/>
                </w:rPr>
                <m:t>p</m:t>
              </w:del>
            </m:r>
          </m:e>
          <m:sub>
            <m:r>
              <w:del w:id="523" w:author="Sher, Kenneth" w:date="2021-09-14T19:18:00Z">
                <w:rPr>
                  <w:rFonts w:ascii="Cambria Math" w:hAnsi="Cambria Math"/>
                </w:rPr>
                <m:t>0</m:t>
              </w:del>
            </m:r>
          </m:sub>
        </m:sSub>
      </m:oMath>
      <w:del w:id="524" w:author="Sher, Kenneth" w:date="2021-09-14T19:18:00Z">
        <w:r w:rsidDel="00825E7F">
          <w:delText xml:space="preserve"> if </w:delText>
        </w:r>
      </w:del>
      <m:oMath>
        <m:r>
          <w:del w:id="525" w:author="Sher, Kenneth" w:date="2021-09-14T19:18:00Z">
            <w:rPr>
              <w:rFonts w:ascii="Cambria Math" w:hAnsi="Cambria Math"/>
            </w:rPr>
            <m:t>|</m:t>
          </w:del>
        </m:r>
        <m:sSub>
          <m:sSubPr>
            <m:ctrlPr>
              <w:del w:id="526" w:author="Sher, Kenneth" w:date="2021-09-14T19:18:00Z">
                <w:rPr>
                  <w:rFonts w:ascii="Cambria Math" w:hAnsi="Cambria Math"/>
                </w:rPr>
              </w:del>
            </m:ctrlPr>
          </m:sSubPr>
          <m:e>
            <m:r>
              <w:del w:id="527" w:author="Sher, Kenneth" w:date="2021-09-14T19:18:00Z">
                <w:rPr>
                  <w:rFonts w:ascii="Cambria Math" w:hAnsi="Cambria Math"/>
                </w:rPr>
                <m:t>z</m:t>
              </w:del>
            </m:r>
          </m:e>
          <m:sub>
            <m:r>
              <w:del w:id="528" w:author="Sher, Kenneth" w:date="2021-09-14T19:18:00Z">
                <w:rPr>
                  <w:rFonts w:ascii="Cambria Math" w:hAnsi="Cambria Math"/>
                </w:rPr>
                <m:t>n</m:t>
              </w:del>
            </m:r>
          </m:sub>
        </m:sSub>
        <m:r>
          <w:del w:id="529" w:author="Sher, Kenneth" w:date="2021-09-14T19:18:00Z">
            <w:rPr>
              <w:rFonts w:ascii="Cambria Math" w:hAnsi="Cambria Math"/>
            </w:rPr>
            <m:t>|&lt;</m:t>
          </w:del>
        </m:r>
        <m:f>
          <m:fPr>
            <m:ctrlPr>
              <w:del w:id="530" w:author="Sher, Kenneth" w:date="2021-09-14T19:18:00Z">
                <w:rPr>
                  <w:rFonts w:ascii="Cambria Math" w:hAnsi="Cambria Math"/>
                </w:rPr>
              </w:del>
            </m:ctrlPr>
          </m:fPr>
          <m:num>
            <m:r>
              <w:del w:id="531" w:author="Sher, Kenneth" w:date="2021-09-14T19:18:00Z">
                <w:rPr>
                  <w:rFonts w:ascii="Cambria Math" w:hAnsi="Cambria Math"/>
                </w:rPr>
                <m:t>1.96</m:t>
              </w:del>
            </m:r>
          </m:num>
          <m:den>
            <m:rad>
              <m:radPr>
                <m:degHide m:val="1"/>
                <m:ctrlPr>
                  <w:del w:id="532" w:author="Sher, Kenneth" w:date="2021-09-14T19:18:00Z">
                    <w:rPr>
                      <w:rFonts w:ascii="Cambria Math" w:hAnsi="Cambria Math"/>
                    </w:rPr>
                  </w:del>
                </m:ctrlPr>
              </m:radPr>
              <m:deg/>
              <m:e>
                <m:r>
                  <w:del w:id="533" w:author="Sher, Kenneth" w:date="2021-09-14T19:18:00Z">
                    <w:rPr>
                      <w:rFonts w:ascii="Cambria Math" w:hAnsi="Cambria Math"/>
                    </w:rPr>
                    <m:t>n-3</m:t>
                  </w:del>
                </m:r>
              </m:e>
            </m:rad>
          </m:den>
        </m:f>
      </m:oMath>
      <w:del w:id="534" w:author="Sher, Kenneth" w:date="2021-09-14T19:18:00Z">
        <w:r w:rsidDel="00825E7F">
          <w:delText xml:space="preserve"> and </w:delText>
        </w:r>
      </w:del>
      <m:oMath>
        <m:sSub>
          <m:sSubPr>
            <m:ctrlPr>
              <w:del w:id="535" w:author="Sher, Kenneth" w:date="2021-09-14T19:18:00Z">
                <w:rPr>
                  <w:rFonts w:ascii="Cambria Math" w:hAnsi="Cambria Math"/>
                </w:rPr>
              </w:del>
            </m:ctrlPr>
          </m:sSubPr>
          <m:e>
            <m:r>
              <w:del w:id="536" w:author="Sher, Kenneth" w:date="2021-09-14T19:18:00Z">
                <w:rPr>
                  <w:rFonts w:ascii="Cambria Math" w:hAnsi="Cambria Math"/>
                </w:rPr>
                <m:t>q</m:t>
              </w:del>
            </m:r>
          </m:e>
          <m:sub>
            <m:r>
              <w:del w:id="537" w:author="Sher, Kenneth" w:date="2021-09-14T19:18:00Z">
                <w:rPr>
                  <w:rFonts w:ascii="Cambria Math" w:hAnsi="Cambria Math"/>
                </w:rPr>
                <m:t>n</m:t>
              </w:del>
            </m:r>
          </m:sub>
        </m:sSub>
        <m:r>
          <w:del w:id="538" w:author="Sher, Kenneth" w:date="2021-09-14T19:18:00Z">
            <w:rPr>
              <w:rFonts w:ascii="Cambria Math" w:hAnsi="Cambria Math"/>
            </w:rPr>
            <m:t>(|</m:t>
          </w:del>
        </m:r>
        <m:sSub>
          <m:sSubPr>
            <m:ctrlPr>
              <w:del w:id="539" w:author="Sher, Kenneth" w:date="2021-09-14T19:18:00Z">
                <w:rPr>
                  <w:rFonts w:ascii="Cambria Math" w:hAnsi="Cambria Math"/>
                </w:rPr>
              </w:del>
            </m:ctrlPr>
          </m:sSubPr>
          <m:e>
            <m:r>
              <w:del w:id="540" w:author="Sher, Kenneth" w:date="2021-09-14T19:18:00Z">
                <w:rPr>
                  <w:rFonts w:ascii="Cambria Math" w:hAnsi="Cambria Math"/>
                </w:rPr>
                <m:t>r</m:t>
              </w:del>
            </m:r>
          </m:e>
          <m:sub>
            <m:r>
              <w:del w:id="541" w:author="Sher, Kenneth" w:date="2021-09-14T19:18:00Z">
                <w:rPr>
                  <w:rFonts w:ascii="Cambria Math" w:hAnsi="Cambria Math"/>
                </w:rPr>
                <m:t>n</m:t>
              </w:del>
            </m:r>
          </m:sub>
        </m:sSub>
        <m:r>
          <w:del w:id="542" w:author="Sher, Kenneth" w:date="2021-09-14T19:18:00Z">
            <w:rPr>
              <w:rFonts w:ascii="Cambria Math" w:hAnsi="Cambria Math"/>
            </w:rPr>
            <m:t>|)=</m:t>
          </w:del>
        </m:r>
        <m:sSub>
          <m:sSubPr>
            <m:ctrlPr>
              <w:del w:id="543" w:author="Sher, Kenneth" w:date="2021-09-14T19:18:00Z">
                <w:rPr>
                  <w:rFonts w:ascii="Cambria Math" w:hAnsi="Cambria Math"/>
                </w:rPr>
              </w:del>
            </m:ctrlPr>
          </m:sSubPr>
          <m:e>
            <m:r>
              <w:del w:id="544" w:author="Sher, Kenneth" w:date="2021-09-14T19:18:00Z">
                <w:rPr>
                  <w:rFonts w:ascii="Cambria Math" w:hAnsi="Cambria Math"/>
                </w:rPr>
                <m:t>p</m:t>
              </w:del>
            </m:r>
          </m:e>
          <m:sub>
            <m:r>
              <w:del w:id="545" w:author="Sher, Kenneth" w:date="2021-09-14T19:18:00Z">
                <w:rPr>
                  <w:rFonts w:ascii="Cambria Math" w:hAnsi="Cambria Math"/>
                </w:rPr>
                <m:t>1</m:t>
              </w:del>
            </m:r>
          </m:sub>
        </m:sSub>
      </m:oMath>
      <w:del w:id="546" w:author="Sher, Kenneth" w:date="2021-09-14T19:18:00Z">
        <w:r w:rsidDel="00825E7F">
          <w:delText xml:space="preserve"> otherwise, where </w:delText>
        </w:r>
      </w:del>
      <m:oMath>
        <m:r>
          <w:del w:id="547" w:author="Sher, Kenneth" w:date="2021-09-14T19:18:00Z">
            <w:rPr>
              <w:rFonts w:ascii="Cambria Math" w:hAnsi="Cambria Math"/>
            </w:rPr>
            <m:t>0≤</m:t>
          </w:del>
        </m:r>
        <m:sSub>
          <m:sSubPr>
            <m:ctrlPr>
              <w:del w:id="548" w:author="Sher, Kenneth" w:date="2021-09-14T19:18:00Z">
                <w:rPr>
                  <w:rFonts w:ascii="Cambria Math" w:hAnsi="Cambria Math"/>
                </w:rPr>
              </w:del>
            </m:ctrlPr>
          </m:sSubPr>
          <m:e>
            <m:r>
              <w:del w:id="549" w:author="Sher, Kenneth" w:date="2021-09-14T19:18:00Z">
                <w:rPr>
                  <w:rFonts w:ascii="Cambria Math" w:hAnsi="Cambria Math"/>
                </w:rPr>
                <m:t>p</m:t>
              </w:del>
            </m:r>
          </m:e>
          <m:sub>
            <m:r>
              <w:del w:id="550" w:author="Sher, Kenneth" w:date="2021-09-14T19:18:00Z">
                <w:rPr>
                  <w:rFonts w:ascii="Cambria Math" w:hAnsi="Cambria Math"/>
                </w:rPr>
                <m:t>0</m:t>
              </w:del>
            </m:r>
          </m:sub>
        </m:sSub>
        <m:r>
          <w:del w:id="551" w:author="Sher, Kenneth" w:date="2021-09-14T19:18:00Z">
            <w:rPr>
              <w:rFonts w:ascii="Cambria Math" w:hAnsi="Cambria Math"/>
            </w:rPr>
            <m:t>&lt;</m:t>
          </w:del>
        </m:r>
        <m:sSub>
          <m:sSubPr>
            <m:ctrlPr>
              <w:del w:id="552" w:author="Sher, Kenneth" w:date="2021-09-14T19:18:00Z">
                <w:rPr>
                  <w:rFonts w:ascii="Cambria Math" w:hAnsi="Cambria Math"/>
                </w:rPr>
              </w:del>
            </m:ctrlPr>
          </m:sSubPr>
          <m:e>
            <m:r>
              <w:del w:id="553" w:author="Sher, Kenneth" w:date="2021-09-14T19:18:00Z">
                <w:rPr>
                  <w:rFonts w:ascii="Cambria Math" w:hAnsi="Cambria Math"/>
                </w:rPr>
                <m:t>p</m:t>
              </w:del>
            </m:r>
          </m:e>
          <m:sub>
            <m:r>
              <w:del w:id="554" w:author="Sher, Kenneth" w:date="2021-09-14T19:18:00Z">
                <w:rPr>
                  <w:rFonts w:ascii="Cambria Math" w:hAnsi="Cambria Math"/>
                </w:rPr>
                <m:t>1</m:t>
              </w:del>
            </m:r>
          </m:sub>
        </m:sSub>
        <m:r>
          <w:del w:id="555" w:author="Sher, Kenneth" w:date="2021-09-14T19:18:00Z">
            <w:rPr>
              <w:rFonts w:ascii="Cambria Math" w:hAnsi="Cambria Math"/>
            </w:rPr>
            <m:t>≤1</m:t>
          </w:del>
        </m:r>
      </m:oMath>
      <w:del w:id="556" w:author="Sher, Kenneth" w:date="2021-09-14T19:18:00Z">
        <w:r w:rsidDel="00825E7F">
          <w:delText xml:space="preserve">. As an extreme case, </w:delText>
        </w:r>
      </w:del>
      <m:oMath>
        <m:sSub>
          <m:sSubPr>
            <m:ctrlPr>
              <w:del w:id="557" w:author="Sher, Kenneth" w:date="2021-09-14T19:18:00Z">
                <w:rPr>
                  <w:rFonts w:ascii="Cambria Math" w:hAnsi="Cambria Math"/>
                </w:rPr>
              </w:del>
            </m:ctrlPr>
          </m:sSubPr>
          <m:e>
            <m:r>
              <w:del w:id="558" w:author="Sher, Kenneth" w:date="2021-09-14T19:18:00Z">
                <w:rPr>
                  <w:rFonts w:ascii="Cambria Math" w:hAnsi="Cambria Math"/>
                </w:rPr>
                <m:t>p</m:t>
              </w:del>
            </m:r>
          </m:e>
          <m:sub>
            <m:r>
              <w:del w:id="559" w:author="Sher, Kenneth" w:date="2021-09-14T19:18:00Z">
                <w:rPr>
                  <w:rFonts w:ascii="Cambria Math" w:hAnsi="Cambria Math"/>
                </w:rPr>
                <m:t>0</m:t>
              </w:del>
            </m:r>
          </m:sub>
        </m:sSub>
        <m:r>
          <w:del w:id="560" w:author="Sher, Kenneth" w:date="2021-09-14T19:18:00Z">
            <w:rPr>
              <w:rFonts w:ascii="Cambria Math" w:hAnsi="Cambria Math"/>
            </w:rPr>
            <m:t>=0</m:t>
          </w:del>
        </m:r>
      </m:oMath>
      <w:del w:id="561" w:author="Sher, Kenneth" w:date="2021-09-14T19:18:00Z">
        <w:r w:rsidDel="00825E7F">
          <w:delText xml:space="preserve"> implies only ``signficant’’ results are published. More generally, we assume </w:delText>
        </w:r>
      </w:del>
      <m:oMath>
        <m:r>
          <w:del w:id="562" w:author="Sher, Kenneth" w:date="2021-09-14T19:18:00Z">
            <w:rPr>
              <w:rFonts w:ascii="Cambria Math" w:hAnsi="Cambria Math"/>
            </w:rPr>
            <m:t>0≤</m:t>
          </w:del>
        </m:r>
        <m:sSub>
          <m:sSubPr>
            <m:ctrlPr>
              <w:del w:id="563" w:author="Sher, Kenneth" w:date="2021-09-14T19:18:00Z">
                <w:rPr>
                  <w:rFonts w:ascii="Cambria Math" w:hAnsi="Cambria Math"/>
                </w:rPr>
              </w:del>
            </m:ctrlPr>
          </m:sSubPr>
          <m:e>
            <m:r>
              <w:del w:id="564" w:author="Sher, Kenneth" w:date="2021-09-14T19:18:00Z">
                <w:rPr>
                  <w:rFonts w:ascii="Cambria Math" w:hAnsi="Cambria Math"/>
                </w:rPr>
                <m:t>q</m:t>
              </w:del>
            </m:r>
          </m:e>
          <m:sub>
            <m:r>
              <w:del w:id="565" w:author="Sher, Kenneth" w:date="2021-09-14T19:18:00Z">
                <w:rPr>
                  <w:rFonts w:ascii="Cambria Math" w:hAnsi="Cambria Math"/>
                </w:rPr>
                <m:t>n</m:t>
              </w:del>
            </m:r>
          </m:sub>
        </m:sSub>
        <m:r>
          <w:del w:id="566" w:author="Sher, Kenneth" w:date="2021-09-14T19:18:00Z">
            <w:rPr>
              <w:rFonts w:ascii="Cambria Math" w:hAnsi="Cambria Math"/>
            </w:rPr>
            <m:t>(|</m:t>
          </w:del>
        </m:r>
        <m:sSub>
          <m:sSubPr>
            <m:ctrlPr>
              <w:del w:id="567" w:author="Sher, Kenneth" w:date="2021-09-14T19:18:00Z">
                <w:rPr>
                  <w:rFonts w:ascii="Cambria Math" w:hAnsi="Cambria Math"/>
                </w:rPr>
              </w:del>
            </m:ctrlPr>
          </m:sSubPr>
          <m:e>
            <m:r>
              <w:del w:id="568" w:author="Sher, Kenneth" w:date="2021-09-14T19:18:00Z">
                <w:rPr>
                  <w:rFonts w:ascii="Cambria Math" w:hAnsi="Cambria Math"/>
                </w:rPr>
                <m:t>r</m:t>
              </w:del>
            </m:r>
          </m:e>
          <m:sub>
            <m:r>
              <w:del w:id="569" w:author="Sher, Kenneth" w:date="2021-09-14T19:18:00Z">
                <w:rPr>
                  <w:rFonts w:ascii="Cambria Math" w:hAnsi="Cambria Math"/>
                </w:rPr>
                <m:t>n</m:t>
              </w:del>
            </m:r>
          </m:sub>
        </m:sSub>
        <m:r>
          <w:del w:id="570" w:author="Sher, Kenneth" w:date="2021-09-14T19:18:00Z">
            <w:rPr>
              <w:rFonts w:ascii="Cambria Math" w:hAnsi="Cambria Math"/>
            </w:rPr>
            <m:t>|)≤1</m:t>
          </w:del>
        </m:r>
      </m:oMath>
      <w:del w:id="571" w:author="Sher, Kenneth" w:date="2021-09-14T19:18:00Z">
        <w:r w:rsidDel="00825E7F">
          <w:delText xml:space="preserve"> for all </w:delText>
        </w:r>
      </w:del>
      <m:oMath>
        <m:r>
          <w:del w:id="572" w:author="Sher, Kenneth" w:date="2021-09-14T19:18:00Z">
            <w:rPr>
              <w:rFonts w:ascii="Cambria Math" w:hAnsi="Cambria Math"/>
            </w:rPr>
            <m:t>n</m:t>
          </w:del>
        </m:r>
      </m:oMath>
      <w:del w:id="573" w:author="Sher, Kenneth" w:date="2021-09-14T19:18:00Z">
        <w:r w:rsidDel="00825E7F">
          <w:delText xml:space="preserve"> and </w:delText>
        </w:r>
      </w:del>
      <m:oMath>
        <m:r>
          <w:del w:id="574" w:author="Sher, Kenneth" w:date="2021-09-14T19:18:00Z">
            <w:rPr>
              <w:rFonts w:ascii="Cambria Math" w:hAnsi="Cambria Math"/>
            </w:rPr>
            <m:t>|</m:t>
          </w:del>
        </m:r>
        <m:sSub>
          <m:sSubPr>
            <m:ctrlPr>
              <w:del w:id="575" w:author="Sher, Kenneth" w:date="2021-09-14T19:18:00Z">
                <w:rPr>
                  <w:rFonts w:ascii="Cambria Math" w:hAnsi="Cambria Math"/>
                </w:rPr>
              </w:del>
            </m:ctrlPr>
          </m:sSubPr>
          <m:e>
            <m:r>
              <w:del w:id="576" w:author="Sher, Kenneth" w:date="2021-09-14T19:18:00Z">
                <w:rPr>
                  <w:rFonts w:ascii="Cambria Math" w:hAnsi="Cambria Math"/>
                </w:rPr>
                <m:t>r</m:t>
              </w:del>
            </m:r>
          </m:e>
          <m:sub>
            <m:r>
              <w:del w:id="577" w:author="Sher, Kenneth" w:date="2021-09-14T19:18:00Z">
                <w:rPr>
                  <w:rFonts w:ascii="Cambria Math" w:hAnsi="Cambria Math"/>
                </w:rPr>
                <m:t>n</m:t>
              </w:del>
            </m:r>
          </m:sub>
        </m:sSub>
        <m:r>
          <w:del w:id="578" w:author="Sher, Kenneth" w:date="2021-09-14T19:18:00Z">
            <w:rPr>
              <w:rFonts w:ascii="Cambria Math" w:hAnsi="Cambria Math"/>
            </w:rPr>
            <m:t>|</m:t>
          </w:del>
        </m:r>
      </m:oMath>
      <w:del w:id="579" w:author="Sher, Kenneth" w:date="2021-09-14T19:18:00Z">
        <w:r w:rsidDel="00825E7F">
          <w:delText xml:space="preserve"> and that the set </w:delText>
        </w:r>
      </w:del>
      <m:oMath>
        <m:r>
          <w:del w:id="580" w:author="Sher, Kenneth" w:date="2021-09-14T19:18:00Z">
            <w:rPr>
              <w:rFonts w:ascii="Cambria Math" w:hAnsi="Cambria Math"/>
            </w:rPr>
            <m:t>S={</m:t>
          </w:del>
        </m:r>
        <m:sSub>
          <m:sSubPr>
            <m:ctrlPr>
              <w:del w:id="581" w:author="Sher, Kenneth" w:date="2021-09-14T19:18:00Z">
                <w:rPr>
                  <w:rFonts w:ascii="Cambria Math" w:hAnsi="Cambria Math"/>
                </w:rPr>
              </w:del>
            </m:ctrlPr>
          </m:sSubPr>
          <m:e>
            <m:r>
              <w:del w:id="582" w:author="Sher, Kenneth" w:date="2021-09-14T19:18:00Z">
                <w:rPr>
                  <w:rFonts w:ascii="Cambria Math" w:hAnsi="Cambria Math"/>
                </w:rPr>
                <m:t>r</m:t>
              </w:del>
            </m:r>
          </m:e>
          <m:sub>
            <m:r>
              <w:del w:id="583" w:author="Sher, Kenneth" w:date="2021-09-14T19:18:00Z">
                <w:rPr>
                  <w:rFonts w:ascii="Cambria Math" w:hAnsi="Cambria Math"/>
                </w:rPr>
                <m:t>n</m:t>
              </w:del>
            </m:r>
          </m:sub>
        </m:sSub>
        <m:r>
          <w:del w:id="584" w:author="Sher, Kenneth" w:date="2021-09-14T19:18:00Z">
            <w:rPr>
              <w:rFonts w:ascii="Cambria Math" w:hAnsi="Cambria Math"/>
            </w:rPr>
            <m:t>|</m:t>
          </w:del>
        </m:r>
        <m:sSub>
          <m:sSubPr>
            <m:ctrlPr>
              <w:del w:id="585" w:author="Sher, Kenneth" w:date="2021-09-14T19:18:00Z">
                <w:rPr>
                  <w:rFonts w:ascii="Cambria Math" w:hAnsi="Cambria Math"/>
                </w:rPr>
              </w:del>
            </m:ctrlPr>
          </m:sSubPr>
          <m:e>
            <m:r>
              <w:del w:id="586" w:author="Sher, Kenneth" w:date="2021-09-14T19:18:00Z">
                <w:rPr>
                  <w:rFonts w:ascii="Cambria Math" w:hAnsi="Cambria Math"/>
                </w:rPr>
                <m:t>q</m:t>
              </w:del>
            </m:r>
          </m:e>
          <m:sub>
            <m:r>
              <w:del w:id="587" w:author="Sher, Kenneth" w:date="2021-09-14T19:18:00Z">
                <w:rPr>
                  <w:rFonts w:ascii="Cambria Math" w:hAnsi="Cambria Math"/>
                </w:rPr>
                <m:t>n</m:t>
              </w:del>
            </m:r>
          </m:sub>
        </m:sSub>
        <m:r>
          <w:del w:id="588" w:author="Sher, Kenneth" w:date="2021-09-14T19:18:00Z">
            <w:rPr>
              <w:rFonts w:ascii="Cambria Math" w:hAnsi="Cambria Math"/>
            </w:rPr>
            <m:t>(</m:t>
          </w:del>
        </m:r>
        <m:sSub>
          <m:sSubPr>
            <m:ctrlPr>
              <w:del w:id="589" w:author="Sher, Kenneth" w:date="2021-09-14T19:18:00Z">
                <w:rPr>
                  <w:rFonts w:ascii="Cambria Math" w:hAnsi="Cambria Math"/>
                </w:rPr>
              </w:del>
            </m:ctrlPr>
          </m:sSubPr>
          <m:e>
            <m:r>
              <w:del w:id="590" w:author="Sher, Kenneth" w:date="2021-09-14T19:18:00Z">
                <w:rPr>
                  <w:rFonts w:ascii="Cambria Math" w:hAnsi="Cambria Math"/>
                </w:rPr>
                <m:t>r</m:t>
              </w:del>
            </m:r>
          </m:e>
          <m:sub>
            <m:r>
              <w:del w:id="591" w:author="Sher, Kenneth" w:date="2021-09-14T19:18:00Z">
                <w:rPr>
                  <w:rFonts w:ascii="Cambria Math" w:hAnsi="Cambria Math"/>
                </w:rPr>
                <m:t>n</m:t>
              </w:del>
            </m:r>
          </m:sub>
        </m:sSub>
        <m:r>
          <w:del w:id="592" w:author="Sher, Kenneth" w:date="2021-09-14T19:18:00Z">
            <w:rPr>
              <w:rFonts w:ascii="Cambria Math" w:hAnsi="Cambria Math"/>
            </w:rPr>
            <m:t>)&gt;0}</m:t>
          </w:del>
        </m:r>
      </m:oMath>
      <w:del w:id="593" w:author="Sher, Kenneth" w:date="2021-09-14T19:18:00Z">
        <w:r w:rsidDel="00825E7F">
          <w:delText xml:space="preserve"> has positive Lebesgue measure. Given the above model, the probability density function of </w:delText>
        </w:r>
      </w:del>
      <m:oMath>
        <m:r>
          <w:del w:id="594" w:author="Sher, Kenneth" w:date="2021-09-14T19:18:00Z">
            <w:rPr>
              <w:rFonts w:ascii="Cambria Math" w:hAnsi="Cambria Math"/>
            </w:rPr>
            <m:t>|</m:t>
          </w:del>
        </m:r>
        <m:sSub>
          <m:sSubPr>
            <m:ctrlPr>
              <w:del w:id="595" w:author="Sher, Kenneth" w:date="2021-09-14T19:18:00Z">
                <w:rPr>
                  <w:rFonts w:ascii="Cambria Math" w:hAnsi="Cambria Math"/>
                </w:rPr>
              </w:del>
            </m:ctrlPr>
          </m:sSubPr>
          <m:e>
            <m:r>
              <w:del w:id="596" w:author="Sher, Kenneth" w:date="2021-09-14T19:18:00Z">
                <w:rPr>
                  <w:rFonts w:ascii="Cambria Math" w:hAnsi="Cambria Math"/>
                </w:rPr>
                <m:t>z</m:t>
              </w:del>
            </m:r>
          </m:e>
          <m:sub>
            <m:r>
              <w:del w:id="597" w:author="Sher, Kenneth" w:date="2021-09-14T19:18:00Z">
                <w:rPr>
                  <w:rFonts w:ascii="Cambria Math" w:hAnsi="Cambria Math"/>
                </w:rPr>
                <m:t>n</m:t>
              </w:del>
            </m:r>
          </m:sub>
        </m:sSub>
        <m:r>
          <w:del w:id="598" w:author="Sher, Kenneth" w:date="2021-09-14T19:18:00Z">
            <w:rPr>
              <w:rFonts w:ascii="Cambria Math" w:hAnsi="Cambria Math"/>
            </w:rPr>
            <m:t>|</m:t>
          </w:del>
        </m:r>
      </m:oMath>
      <w:del w:id="599" w:author="Sher, Kenneth" w:date="2021-09-14T19:18:00Z">
        <w:r w:rsidDel="00825E7F">
          <w:delText xml:space="preserve"> is given by </w:delText>
        </w:r>
      </w:del>
      <m:oMath>
        <m:sSub>
          <m:sSubPr>
            <m:ctrlPr>
              <w:del w:id="600" w:author="Sher, Kenneth" w:date="2021-09-14T19:18:00Z">
                <w:rPr>
                  <w:rFonts w:ascii="Cambria Math" w:hAnsi="Cambria Math"/>
                </w:rPr>
              </w:del>
            </m:ctrlPr>
          </m:sSubPr>
          <m:e>
            <m:r>
              <w:del w:id="601" w:author="Sher, Kenneth" w:date="2021-09-14T19:18:00Z">
                <w:rPr>
                  <w:rFonts w:ascii="Cambria Math" w:hAnsi="Cambria Math"/>
                </w:rPr>
                <m:t>f</m:t>
              </w:del>
            </m:r>
          </m:e>
          <m:sub>
            <m:r>
              <w:del w:id="602" w:author="Sher, Kenneth" w:date="2021-09-14T19:18:00Z">
                <w:rPr>
                  <w:rFonts w:ascii="Cambria Math" w:hAnsi="Cambria Math"/>
                </w:rPr>
                <m:t>n</m:t>
              </w:del>
            </m:r>
          </m:sub>
        </m:sSub>
        <m:r>
          <w:del w:id="603" w:author="Sher, Kenneth" w:date="2021-09-14T19:18:00Z">
            <w:rPr>
              <w:rFonts w:ascii="Cambria Math" w:hAnsi="Cambria Math"/>
            </w:rPr>
            <m:t>(|</m:t>
          </w:del>
        </m:r>
        <m:sSub>
          <m:sSubPr>
            <m:ctrlPr>
              <w:del w:id="604" w:author="Sher, Kenneth" w:date="2021-09-14T19:18:00Z">
                <w:rPr>
                  <w:rFonts w:ascii="Cambria Math" w:hAnsi="Cambria Math"/>
                </w:rPr>
              </w:del>
            </m:ctrlPr>
          </m:sSubPr>
          <m:e>
            <m:r>
              <w:del w:id="605" w:author="Sher, Kenneth" w:date="2021-09-14T19:18:00Z">
                <w:rPr>
                  <w:rFonts w:ascii="Cambria Math" w:hAnsi="Cambria Math"/>
                </w:rPr>
                <m:t>z</m:t>
              </w:del>
            </m:r>
          </m:e>
          <m:sub>
            <m:r>
              <w:del w:id="606" w:author="Sher, Kenneth" w:date="2021-09-14T19:18:00Z">
                <w:rPr>
                  <w:rFonts w:ascii="Cambria Math" w:hAnsi="Cambria Math"/>
                </w:rPr>
                <m:t>n</m:t>
              </w:del>
            </m:r>
          </m:sub>
        </m:sSub>
        <m:r>
          <w:del w:id="607" w:author="Sher, Kenneth" w:date="2021-09-14T19:18:00Z">
            <w:rPr>
              <w:rFonts w:ascii="Cambria Math" w:hAnsi="Cambria Math"/>
            </w:rPr>
            <m:t>|)=</m:t>
          </w:del>
        </m:r>
        <m:sSup>
          <m:sSupPr>
            <m:ctrlPr>
              <w:del w:id="608" w:author="Sher, Kenneth" w:date="2021-09-14T19:18:00Z">
                <w:rPr>
                  <w:rFonts w:ascii="Cambria Math" w:hAnsi="Cambria Math"/>
                </w:rPr>
              </w:del>
            </m:ctrlPr>
          </m:sSupPr>
          <m:e>
            <m:r>
              <w:del w:id="609" w:author="Sher, Kenneth" w:date="2021-09-14T19:18:00Z">
                <w:rPr>
                  <w:rFonts w:ascii="Cambria Math" w:hAnsi="Cambria Math"/>
                </w:rPr>
                <m:t>ϕ</m:t>
              </w:del>
            </m:r>
          </m:e>
          <m:sup>
            <m:r>
              <w:del w:id="610" w:author="Sher, Kenneth" w:date="2021-09-14T19:18:00Z">
                <w:rPr>
                  <w:rFonts w:ascii="Cambria Math" w:hAnsi="Cambria Math"/>
                </w:rPr>
                <m:t>F</m:t>
              </w:del>
            </m:r>
          </m:sup>
        </m:sSup>
        <m:r>
          <w:del w:id="611" w:author="Sher, Kenneth" w:date="2021-09-14T19:18:00Z">
            <w:rPr>
              <w:rFonts w:ascii="Cambria Math" w:hAnsi="Cambria Math"/>
            </w:rPr>
            <m:t>(</m:t>
          </w:del>
        </m:r>
        <m:sSub>
          <m:sSubPr>
            <m:ctrlPr>
              <w:del w:id="612" w:author="Sher, Kenneth" w:date="2021-09-14T19:18:00Z">
                <w:rPr>
                  <w:rFonts w:ascii="Cambria Math" w:hAnsi="Cambria Math"/>
                </w:rPr>
              </w:del>
            </m:ctrlPr>
          </m:sSubPr>
          <m:e>
            <m:r>
              <w:del w:id="613" w:author="Sher, Kenneth" w:date="2021-09-14T19:18:00Z">
                <w:rPr>
                  <w:rFonts w:ascii="Cambria Math" w:hAnsi="Cambria Math"/>
                </w:rPr>
                <m:t>z</m:t>
              </w:del>
            </m:r>
          </m:e>
          <m:sub>
            <m:r>
              <w:del w:id="614" w:author="Sher, Kenneth" w:date="2021-09-14T19:18:00Z">
                <w:rPr>
                  <w:rFonts w:ascii="Cambria Math" w:hAnsi="Cambria Math"/>
                </w:rPr>
                <m:t>n</m:t>
              </w:del>
            </m:r>
          </m:sub>
        </m:sSub>
        <m:r>
          <w:del w:id="615" w:author="Sher, Kenneth" w:date="2021-09-14T19:18:00Z">
            <w:rPr>
              <w:rFonts w:ascii="Cambria Math" w:hAnsi="Cambria Math"/>
            </w:rPr>
            <m:t>|ζ,</m:t>
          </w:del>
        </m:r>
        <m:f>
          <m:fPr>
            <m:ctrlPr>
              <w:del w:id="616" w:author="Sher, Kenneth" w:date="2021-09-14T19:18:00Z">
                <w:rPr>
                  <w:rFonts w:ascii="Cambria Math" w:hAnsi="Cambria Math"/>
                </w:rPr>
              </w:del>
            </m:ctrlPr>
          </m:fPr>
          <m:num>
            <m:r>
              <w:del w:id="617" w:author="Sher, Kenneth" w:date="2021-09-14T19:18:00Z">
                <w:rPr>
                  <w:rFonts w:ascii="Cambria Math" w:hAnsi="Cambria Math"/>
                </w:rPr>
                <m:t>1</m:t>
              </w:del>
            </m:r>
          </m:num>
          <m:den>
            <m:rad>
              <m:radPr>
                <m:degHide m:val="1"/>
                <m:ctrlPr>
                  <w:del w:id="618" w:author="Sher, Kenneth" w:date="2021-09-14T19:18:00Z">
                    <w:rPr>
                      <w:rFonts w:ascii="Cambria Math" w:hAnsi="Cambria Math"/>
                    </w:rPr>
                  </w:del>
                </m:ctrlPr>
              </m:radPr>
              <m:deg/>
              <m:e>
                <m:r>
                  <w:del w:id="619" w:author="Sher, Kenneth" w:date="2021-09-14T19:18:00Z">
                    <w:rPr>
                      <w:rFonts w:ascii="Cambria Math" w:hAnsi="Cambria Math"/>
                    </w:rPr>
                    <m:t>n-3</m:t>
                  </w:del>
                </m:r>
              </m:e>
            </m:rad>
          </m:den>
        </m:f>
        <m:r>
          <w:del w:id="620" w:author="Sher, Kenneth" w:date="2021-09-14T19:18:00Z">
            <w:rPr>
              <w:rFonts w:ascii="Cambria Math" w:hAnsi="Cambria Math"/>
            </w:rPr>
            <m:t>)</m:t>
          </w:del>
        </m:r>
        <m:sSub>
          <m:sSubPr>
            <m:ctrlPr>
              <w:del w:id="621" w:author="Sher, Kenneth" w:date="2021-09-14T19:18:00Z">
                <w:rPr>
                  <w:rFonts w:ascii="Cambria Math" w:hAnsi="Cambria Math"/>
                </w:rPr>
              </w:del>
            </m:ctrlPr>
          </m:sSubPr>
          <m:e>
            <m:r>
              <w:del w:id="622" w:author="Sher, Kenneth" w:date="2021-09-14T19:18:00Z">
                <w:rPr>
                  <w:rFonts w:ascii="Cambria Math" w:hAnsi="Cambria Math"/>
                </w:rPr>
                <m:t>q</m:t>
              </w:del>
            </m:r>
          </m:e>
          <m:sub>
            <m:r>
              <w:del w:id="623" w:author="Sher, Kenneth" w:date="2021-09-14T19:18:00Z">
                <w:rPr>
                  <w:rFonts w:ascii="Cambria Math" w:hAnsi="Cambria Math"/>
                </w:rPr>
                <m:t>n</m:t>
              </w:del>
            </m:r>
          </m:sub>
        </m:sSub>
        <m:r>
          <w:del w:id="624" w:author="Sher, Kenneth" w:date="2021-09-14T19:18:00Z">
            <w:rPr>
              <w:rFonts w:ascii="Cambria Math" w:hAnsi="Cambria Math"/>
            </w:rPr>
            <m:t>(|</m:t>
          </w:del>
        </m:r>
        <m:sSub>
          <m:sSubPr>
            <m:ctrlPr>
              <w:del w:id="625" w:author="Sher, Kenneth" w:date="2021-09-14T19:18:00Z">
                <w:rPr>
                  <w:rFonts w:ascii="Cambria Math" w:hAnsi="Cambria Math"/>
                </w:rPr>
              </w:del>
            </m:ctrlPr>
          </m:sSubPr>
          <m:e>
            <m:r>
              <w:del w:id="626" w:author="Sher, Kenneth" w:date="2021-09-14T19:18:00Z">
                <w:rPr>
                  <w:rFonts w:ascii="Cambria Math" w:hAnsi="Cambria Math"/>
                </w:rPr>
                <m:t>z</m:t>
              </w:del>
            </m:r>
          </m:e>
          <m:sub>
            <m:r>
              <w:del w:id="627" w:author="Sher, Kenneth" w:date="2021-09-14T19:18:00Z">
                <w:rPr>
                  <w:rFonts w:ascii="Cambria Math" w:hAnsi="Cambria Math"/>
                </w:rPr>
                <m:t>n</m:t>
              </w:del>
            </m:r>
          </m:sub>
        </m:sSub>
        <m:r>
          <w:del w:id="628" w:author="Sher, Kenneth" w:date="2021-09-14T19:18:00Z">
            <w:rPr>
              <w:rFonts w:ascii="Cambria Math" w:hAnsi="Cambria Math"/>
            </w:rPr>
            <m:t>|)/</m:t>
          </w:del>
        </m:r>
        <m:sSub>
          <m:sSubPr>
            <m:ctrlPr>
              <w:del w:id="629" w:author="Sher, Kenneth" w:date="2021-09-14T19:18:00Z">
                <w:rPr>
                  <w:rFonts w:ascii="Cambria Math" w:hAnsi="Cambria Math"/>
                </w:rPr>
              </w:del>
            </m:ctrlPr>
          </m:sSubPr>
          <m:e>
            <m:r>
              <w:del w:id="630" w:author="Sher, Kenneth" w:date="2021-09-14T19:18:00Z">
                <w:rPr>
                  <w:rFonts w:ascii="Cambria Math" w:hAnsi="Cambria Math"/>
                </w:rPr>
                <m:t>Q</m:t>
              </w:del>
            </m:r>
          </m:e>
          <m:sub>
            <m:r>
              <w:del w:id="631" w:author="Sher, Kenneth" w:date="2021-09-14T19:18:00Z">
                <w:rPr>
                  <w:rFonts w:ascii="Cambria Math" w:hAnsi="Cambria Math"/>
                </w:rPr>
                <m:t>n</m:t>
              </w:del>
            </m:r>
          </m:sub>
        </m:sSub>
      </m:oMath>
      <w:del w:id="632" w:author="Sher, Kenneth" w:date="2021-09-14T19:18:00Z">
        <w:r w:rsidDel="00825E7F">
          <w:delText xml:space="preserve">, where </w:delText>
        </w:r>
      </w:del>
      <m:oMath>
        <m:sSup>
          <m:sSupPr>
            <m:ctrlPr>
              <w:del w:id="633" w:author="Sher, Kenneth" w:date="2021-09-14T19:18:00Z">
                <w:rPr>
                  <w:rFonts w:ascii="Cambria Math" w:hAnsi="Cambria Math"/>
                </w:rPr>
              </w:del>
            </m:ctrlPr>
          </m:sSupPr>
          <m:e>
            <m:r>
              <w:del w:id="634" w:author="Sher, Kenneth" w:date="2021-09-14T19:18:00Z">
                <w:rPr>
                  <w:rFonts w:ascii="Cambria Math" w:hAnsi="Cambria Math"/>
                </w:rPr>
                <m:t>ϕ</m:t>
              </w:del>
            </m:r>
          </m:e>
          <m:sup>
            <m:r>
              <w:del w:id="635" w:author="Sher, Kenneth" w:date="2021-09-14T19:18:00Z">
                <w:rPr>
                  <w:rFonts w:ascii="Cambria Math" w:hAnsi="Cambria Math"/>
                </w:rPr>
                <m:t>F</m:t>
              </w:del>
            </m:r>
          </m:sup>
        </m:sSup>
      </m:oMath>
      <w:del w:id="636" w:author="Sher, Kenneth" w:date="2021-09-14T19:18:00Z">
        <w:r w:rsidDel="00825E7F">
          <w:delText xml:space="preserve"> is a folded normal density and the support of </w:delText>
        </w:r>
      </w:del>
      <m:oMath>
        <m:sSub>
          <m:sSubPr>
            <m:ctrlPr>
              <w:del w:id="637" w:author="Sher, Kenneth" w:date="2021-09-14T19:18:00Z">
                <w:rPr>
                  <w:rFonts w:ascii="Cambria Math" w:hAnsi="Cambria Math"/>
                </w:rPr>
              </w:del>
            </m:ctrlPr>
          </m:sSubPr>
          <m:e>
            <m:r>
              <w:del w:id="638" w:author="Sher, Kenneth" w:date="2021-09-14T19:18:00Z">
                <w:rPr>
                  <w:rFonts w:ascii="Cambria Math" w:hAnsi="Cambria Math"/>
                </w:rPr>
                <m:t>f</m:t>
              </w:del>
            </m:r>
          </m:e>
          <m:sub>
            <m:r>
              <w:del w:id="639" w:author="Sher, Kenneth" w:date="2021-09-14T19:18:00Z">
                <w:rPr>
                  <w:rFonts w:ascii="Cambria Math" w:hAnsi="Cambria Math"/>
                </w:rPr>
                <m:t>n</m:t>
              </w:del>
            </m:r>
          </m:sub>
        </m:sSub>
      </m:oMath>
      <w:del w:id="640" w:author="Sher, Kenneth" w:date="2021-09-14T19:18:00Z">
        <w:r w:rsidDel="00825E7F">
          <w:delText xml:space="preserve"> is on the non-negative real line. </w:delText>
        </w:r>
      </w:del>
      <m:oMath>
        <m:sSub>
          <m:sSubPr>
            <m:ctrlPr>
              <w:del w:id="641" w:author="Sher, Kenneth" w:date="2021-09-14T19:18:00Z">
                <w:rPr>
                  <w:rFonts w:ascii="Cambria Math" w:hAnsi="Cambria Math"/>
                </w:rPr>
              </w:del>
            </m:ctrlPr>
          </m:sSubPr>
          <m:e>
            <m:r>
              <w:del w:id="642" w:author="Sher, Kenneth" w:date="2021-09-14T19:18:00Z">
                <w:rPr>
                  <w:rFonts w:ascii="Cambria Math" w:hAnsi="Cambria Math"/>
                </w:rPr>
                <m:t>Q</m:t>
              </w:del>
            </m:r>
          </m:e>
          <m:sub>
            <m:r>
              <w:del w:id="643" w:author="Sher, Kenneth" w:date="2021-09-14T19:18:00Z">
                <w:rPr>
                  <w:rFonts w:ascii="Cambria Math" w:hAnsi="Cambria Math"/>
                </w:rPr>
                <m:t>n</m:t>
              </w:del>
            </m:r>
          </m:sub>
        </m:sSub>
      </m:oMath>
      <w:del w:id="644" w:author="Sher, Kenneth" w:date="2021-09-14T19:18:00Z">
        <w:r w:rsidDel="00825E7F">
          <w:delText xml:space="preserve"> is a normalizing factor given by </w:delText>
        </w:r>
      </w:del>
      <m:oMath>
        <m:sSub>
          <m:sSubPr>
            <m:ctrlPr>
              <w:del w:id="645" w:author="Sher, Kenneth" w:date="2021-09-14T19:18:00Z">
                <w:rPr>
                  <w:rFonts w:ascii="Cambria Math" w:hAnsi="Cambria Math"/>
                </w:rPr>
              </w:del>
            </m:ctrlPr>
          </m:sSubPr>
          <m:e>
            <m:r>
              <w:del w:id="646" w:author="Sher, Kenneth" w:date="2021-09-14T19:18:00Z">
                <w:rPr>
                  <w:rFonts w:ascii="Cambria Math" w:hAnsi="Cambria Math"/>
                </w:rPr>
                <m:t>Q</m:t>
              </w:del>
            </m:r>
          </m:e>
          <m:sub>
            <m:r>
              <w:del w:id="647" w:author="Sher, Kenneth" w:date="2021-09-14T19:18:00Z">
                <w:rPr>
                  <w:rFonts w:ascii="Cambria Math" w:hAnsi="Cambria Math"/>
                </w:rPr>
                <m:t>n</m:t>
              </w:del>
            </m:r>
          </m:sub>
        </m:sSub>
        <m:r>
          <w:del w:id="648" w:author="Sher, Kenneth" w:date="2021-09-14T19:18:00Z">
            <w:rPr>
              <w:rFonts w:ascii="Cambria Math" w:hAnsi="Cambria Math"/>
            </w:rPr>
            <m:t>=</m:t>
          </w:del>
        </m:r>
        <m:nary>
          <m:naryPr>
            <m:limLoc m:val="subSup"/>
            <m:ctrlPr>
              <w:del w:id="649" w:author="Sher, Kenneth" w:date="2021-09-14T19:18:00Z">
                <w:rPr>
                  <w:rFonts w:ascii="Cambria Math" w:hAnsi="Cambria Math"/>
                </w:rPr>
              </w:del>
            </m:ctrlPr>
          </m:naryPr>
          <m:sub>
            <m:r>
              <w:del w:id="650" w:author="Sher, Kenneth" w:date="2021-09-14T19:18:00Z">
                <w:rPr>
                  <w:rFonts w:ascii="Cambria Math" w:hAnsi="Cambria Math"/>
                </w:rPr>
                <m:t>0</m:t>
              </w:del>
            </m:r>
          </m:sub>
          <m:sup>
            <m:r>
              <w:del w:id="651" w:author="Sher, Kenneth" w:date="2021-09-14T19:18:00Z">
                <w:rPr>
                  <w:rFonts w:ascii="Cambria Math" w:hAnsi="Cambria Math"/>
                </w:rPr>
                <m:t>∞</m:t>
              </w:del>
            </m:r>
          </m:sup>
          <m:e>
            <m:sSup>
              <m:sSupPr>
                <m:ctrlPr>
                  <w:del w:id="652" w:author="Sher, Kenneth" w:date="2021-09-14T19:18:00Z">
                    <w:rPr>
                      <w:rFonts w:ascii="Cambria Math" w:hAnsi="Cambria Math"/>
                    </w:rPr>
                  </w:del>
                </m:ctrlPr>
              </m:sSupPr>
              <m:e>
                <m:r>
                  <w:del w:id="653" w:author="Sher, Kenneth" w:date="2021-09-14T19:18:00Z">
                    <w:rPr>
                      <w:rFonts w:ascii="Cambria Math" w:hAnsi="Cambria Math"/>
                    </w:rPr>
                    <m:t>ϕ</m:t>
                  </w:del>
                </m:r>
              </m:e>
              <m:sup>
                <m:r>
                  <w:del w:id="654" w:author="Sher, Kenneth" w:date="2021-09-14T19:18:00Z">
                    <w:rPr>
                      <w:rFonts w:ascii="Cambria Math" w:hAnsi="Cambria Math"/>
                    </w:rPr>
                    <m:t>F</m:t>
                  </w:del>
                </m:r>
              </m:sup>
            </m:sSup>
          </m:e>
        </m:nary>
        <m:r>
          <w:del w:id="655" w:author="Sher, Kenneth" w:date="2021-09-14T19:18:00Z">
            <w:rPr>
              <w:rFonts w:ascii="Cambria Math" w:hAnsi="Cambria Math"/>
            </w:rPr>
            <m:t>(</m:t>
          </w:del>
        </m:r>
        <m:sSub>
          <m:sSubPr>
            <m:ctrlPr>
              <w:del w:id="656" w:author="Sher, Kenneth" w:date="2021-09-14T19:18:00Z">
                <w:rPr>
                  <w:rFonts w:ascii="Cambria Math" w:hAnsi="Cambria Math"/>
                </w:rPr>
              </w:del>
            </m:ctrlPr>
          </m:sSubPr>
          <m:e>
            <m:r>
              <w:del w:id="657" w:author="Sher, Kenneth" w:date="2021-09-14T19:18:00Z">
                <w:rPr>
                  <w:rFonts w:ascii="Cambria Math" w:hAnsi="Cambria Math"/>
                </w:rPr>
                <m:t>z</m:t>
              </w:del>
            </m:r>
          </m:e>
          <m:sub>
            <m:r>
              <w:del w:id="658" w:author="Sher, Kenneth" w:date="2021-09-14T19:18:00Z">
                <w:rPr>
                  <w:rFonts w:ascii="Cambria Math" w:hAnsi="Cambria Math"/>
                </w:rPr>
                <m:t>n</m:t>
              </w:del>
            </m:r>
          </m:sub>
        </m:sSub>
        <m:r>
          <w:del w:id="659" w:author="Sher, Kenneth" w:date="2021-09-14T19:18:00Z">
            <w:rPr>
              <w:rFonts w:ascii="Cambria Math" w:hAnsi="Cambria Math"/>
            </w:rPr>
            <m:t>|ζ,</m:t>
          </w:del>
        </m:r>
        <m:f>
          <m:fPr>
            <m:ctrlPr>
              <w:del w:id="660" w:author="Sher, Kenneth" w:date="2021-09-14T19:18:00Z">
                <w:rPr>
                  <w:rFonts w:ascii="Cambria Math" w:hAnsi="Cambria Math"/>
                </w:rPr>
              </w:del>
            </m:ctrlPr>
          </m:fPr>
          <m:num>
            <m:r>
              <w:del w:id="661" w:author="Sher, Kenneth" w:date="2021-09-14T19:18:00Z">
                <w:rPr>
                  <w:rFonts w:ascii="Cambria Math" w:hAnsi="Cambria Math"/>
                </w:rPr>
                <m:t>1</m:t>
              </w:del>
            </m:r>
          </m:num>
          <m:den>
            <m:rad>
              <m:radPr>
                <m:degHide m:val="1"/>
                <m:ctrlPr>
                  <w:del w:id="662" w:author="Sher, Kenneth" w:date="2021-09-14T19:18:00Z">
                    <w:rPr>
                      <w:rFonts w:ascii="Cambria Math" w:hAnsi="Cambria Math"/>
                    </w:rPr>
                  </w:del>
                </m:ctrlPr>
              </m:radPr>
              <m:deg/>
              <m:e>
                <m:r>
                  <w:del w:id="663" w:author="Sher, Kenneth" w:date="2021-09-14T19:18:00Z">
                    <w:rPr>
                      <w:rFonts w:ascii="Cambria Math" w:hAnsi="Cambria Math"/>
                    </w:rPr>
                    <m:t>n-3</m:t>
                  </w:del>
                </m:r>
              </m:e>
            </m:rad>
          </m:den>
        </m:f>
        <m:r>
          <w:del w:id="664" w:author="Sher, Kenneth" w:date="2021-09-14T19:18:00Z">
            <w:rPr>
              <w:rFonts w:ascii="Cambria Math" w:hAnsi="Cambria Math"/>
            </w:rPr>
            <m:t>)</m:t>
          </w:del>
        </m:r>
        <m:sSub>
          <m:sSubPr>
            <m:ctrlPr>
              <w:del w:id="665" w:author="Sher, Kenneth" w:date="2021-09-14T19:18:00Z">
                <w:rPr>
                  <w:rFonts w:ascii="Cambria Math" w:hAnsi="Cambria Math"/>
                </w:rPr>
              </w:del>
            </m:ctrlPr>
          </m:sSubPr>
          <m:e>
            <m:r>
              <w:del w:id="666" w:author="Sher, Kenneth" w:date="2021-09-14T19:18:00Z">
                <w:rPr>
                  <w:rFonts w:ascii="Cambria Math" w:hAnsi="Cambria Math"/>
                </w:rPr>
                <m:t>q</m:t>
              </w:del>
            </m:r>
          </m:e>
          <m:sub>
            <m:r>
              <w:del w:id="667" w:author="Sher, Kenneth" w:date="2021-09-14T19:18:00Z">
                <w:rPr>
                  <w:rFonts w:ascii="Cambria Math" w:hAnsi="Cambria Math"/>
                </w:rPr>
                <m:t>n</m:t>
              </w:del>
            </m:r>
          </m:sub>
        </m:sSub>
        <m:r>
          <w:del w:id="668" w:author="Sher, Kenneth" w:date="2021-09-14T19:18:00Z">
            <w:rPr>
              <w:rFonts w:ascii="Cambria Math" w:hAnsi="Cambria Math"/>
            </w:rPr>
            <m:t>(</m:t>
          </w:del>
        </m:r>
        <m:sSub>
          <m:sSubPr>
            <m:ctrlPr>
              <w:del w:id="669" w:author="Sher, Kenneth" w:date="2021-09-14T19:18:00Z">
                <w:rPr>
                  <w:rFonts w:ascii="Cambria Math" w:hAnsi="Cambria Math"/>
                </w:rPr>
              </w:del>
            </m:ctrlPr>
          </m:sSubPr>
          <m:e>
            <m:r>
              <w:del w:id="670" w:author="Sher, Kenneth" w:date="2021-09-14T19:18:00Z">
                <w:rPr>
                  <w:rFonts w:ascii="Cambria Math" w:hAnsi="Cambria Math"/>
                </w:rPr>
                <m:t>z</m:t>
              </w:del>
            </m:r>
          </m:e>
          <m:sub>
            <m:r>
              <w:del w:id="671" w:author="Sher, Kenneth" w:date="2021-09-14T19:18:00Z">
                <w:rPr>
                  <w:rFonts w:ascii="Cambria Math" w:hAnsi="Cambria Math"/>
                </w:rPr>
                <m:t>n</m:t>
              </w:del>
            </m:r>
          </m:sub>
        </m:sSub>
        <m:r>
          <w:del w:id="672" w:author="Sher, Kenneth" w:date="2021-09-14T19:18:00Z">
            <w:rPr>
              <w:rFonts w:ascii="Cambria Math" w:hAnsi="Cambria Math"/>
            </w:rPr>
            <m:t>)</m:t>
          </w:del>
        </m:r>
        <m:r>
          <w:del w:id="673" w:author="Sher, Kenneth" w:date="2021-09-14T19:18:00Z">
            <m:rPr>
              <m:sty m:val="p"/>
            </m:rPr>
            <w:rPr>
              <w:rFonts w:ascii="Cambria Math" w:hAnsi="Cambria Math"/>
            </w:rPr>
            <m:t>d</m:t>
          </w:del>
        </m:r>
        <m:r>
          <w:del w:id="674" w:author="Sher, Kenneth" w:date="2021-09-14T19:18:00Z">
            <w:rPr>
              <w:rFonts w:ascii="Cambria Math" w:hAnsi="Cambria Math"/>
            </w:rPr>
            <m:t>z</m:t>
          </w:del>
        </m:r>
      </m:oMath>
      <w:del w:id="675" w:author="Sher, Kenneth" w:date="2021-09-14T19:18:00Z">
        <w:r w:rsidDel="00825E7F">
          <w:delText xml:space="preserve">. Letting </w:delText>
        </w:r>
      </w:del>
      <m:oMath>
        <m:r>
          <w:del w:id="676" w:author="Sher, Kenneth" w:date="2021-09-14T19:18:00Z">
            <w:rPr>
              <w:rFonts w:ascii="Cambria Math" w:hAnsi="Cambria Math"/>
            </w:rPr>
            <m:t>h</m:t>
          </w:del>
        </m:r>
      </m:oMath>
      <w:del w:id="677" w:author="Sher, Kenneth" w:date="2021-09-14T19:18:00Z">
        <w:r w:rsidDel="00825E7F">
          <w:delText xml:space="preserve"> denote the inverse Fisher z-transformation, the expectation of </w:delText>
        </w:r>
      </w:del>
      <m:oMath>
        <m:r>
          <w:del w:id="678" w:author="Sher, Kenneth" w:date="2021-09-14T19:18:00Z">
            <w:rPr>
              <w:rFonts w:ascii="Cambria Math" w:hAnsi="Cambria Math"/>
            </w:rPr>
            <m:t>|</m:t>
          </w:del>
        </m:r>
        <m:sSub>
          <m:sSubPr>
            <m:ctrlPr>
              <w:del w:id="679" w:author="Sher, Kenneth" w:date="2021-09-14T19:18:00Z">
                <w:rPr>
                  <w:rFonts w:ascii="Cambria Math" w:hAnsi="Cambria Math"/>
                </w:rPr>
              </w:del>
            </m:ctrlPr>
          </m:sSubPr>
          <m:e>
            <m:r>
              <w:del w:id="680" w:author="Sher, Kenneth" w:date="2021-09-14T19:18:00Z">
                <w:rPr>
                  <w:rFonts w:ascii="Cambria Math" w:hAnsi="Cambria Math"/>
                </w:rPr>
                <m:t>r</m:t>
              </w:del>
            </m:r>
          </m:e>
          <m:sub>
            <m:r>
              <w:del w:id="681" w:author="Sher, Kenneth" w:date="2021-09-14T19:18:00Z">
                <w:rPr>
                  <w:rFonts w:ascii="Cambria Math" w:hAnsi="Cambria Math"/>
                </w:rPr>
                <m:t>n</m:t>
              </w:del>
            </m:r>
          </m:sub>
        </m:sSub>
        <m:r>
          <w:del w:id="682" w:author="Sher, Kenneth" w:date="2021-09-14T19:18:00Z">
            <w:rPr>
              <w:rFonts w:ascii="Cambria Math" w:hAnsi="Cambria Math"/>
            </w:rPr>
            <m:t>|</m:t>
          </w:del>
        </m:r>
      </m:oMath>
      <w:del w:id="683" w:author="Sher, Kenneth" w:date="2021-09-14T19:18:00Z">
        <w:r w:rsidDel="00825E7F">
          <w:delText xml:space="preserve"> under the publication bias model is then given by </w:delText>
        </w:r>
      </w:del>
      <m:oMath>
        <m:sSub>
          <m:sSubPr>
            <m:ctrlPr>
              <w:del w:id="684" w:author="Sher, Kenneth" w:date="2021-09-14T19:18:00Z">
                <w:rPr>
                  <w:rFonts w:ascii="Cambria Math" w:hAnsi="Cambria Math"/>
                </w:rPr>
              </w:del>
            </m:ctrlPr>
          </m:sSubPr>
          <m:e>
            <m:r>
              <w:del w:id="685" w:author="Sher, Kenneth" w:date="2021-09-14T19:18:00Z">
                <m:rPr>
                  <m:sty m:val="p"/>
                </m:rPr>
                <w:rPr>
                  <w:rFonts w:ascii="Cambria Math" w:hAnsi="Cambria Math"/>
                </w:rPr>
                <m:t>E</m:t>
              </w:del>
            </m:r>
          </m:e>
          <m:sub>
            <m:r>
              <w:del w:id="686" w:author="Sher, Kenneth" w:date="2021-09-14T19:18:00Z">
                <w:rPr>
                  <w:rFonts w:ascii="Cambria Math" w:hAnsi="Cambria Math"/>
                </w:rPr>
                <m:t>n</m:t>
              </w:del>
            </m:r>
          </m:sub>
        </m:sSub>
        <m:r>
          <w:del w:id="687" w:author="Sher, Kenneth" w:date="2021-09-14T19:18:00Z">
            <w:rPr>
              <w:rFonts w:ascii="Cambria Math" w:hAnsi="Cambria Math"/>
            </w:rPr>
            <m:t>{</m:t>
          </w:del>
        </m:r>
        <m:sSub>
          <m:sSubPr>
            <m:ctrlPr>
              <w:del w:id="688" w:author="Sher, Kenneth" w:date="2021-09-14T19:18:00Z">
                <w:rPr>
                  <w:rFonts w:ascii="Cambria Math" w:hAnsi="Cambria Math"/>
                </w:rPr>
              </w:del>
            </m:ctrlPr>
          </m:sSubPr>
          <m:e>
            <m:r>
              <w:del w:id="689" w:author="Sher, Kenneth" w:date="2021-09-14T19:18:00Z">
                <w:rPr>
                  <w:rFonts w:ascii="Cambria Math" w:hAnsi="Cambria Math"/>
                </w:rPr>
                <m:t>r</m:t>
              </w:del>
            </m:r>
          </m:e>
          <m:sub>
            <m:r>
              <w:del w:id="690" w:author="Sher, Kenneth" w:date="2021-09-14T19:18:00Z">
                <w:rPr>
                  <w:rFonts w:ascii="Cambria Math" w:hAnsi="Cambria Math"/>
                </w:rPr>
                <m:t>n</m:t>
              </w:del>
            </m:r>
          </m:sub>
        </m:sSub>
        <m:r>
          <w:del w:id="691" w:author="Sher, Kenneth" w:date="2021-09-14T19:18:00Z">
            <w:rPr>
              <w:rFonts w:ascii="Cambria Math" w:hAnsi="Cambria Math"/>
            </w:rPr>
            <m:t>}=</m:t>
          </w:del>
        </m:r>
        <m:nary>
          <m:naryPr>
            <m:limLoc m:val="subSup"/>
            <m:ctrlPr>
              <w:del w:id="692" w:author="Sher, Kenneth" w:date="2021-09-14T19:18:00Z">
                <w:rPr>
                  <w:rFonts w:ascii="Cambria Math" w:hAnsi="Cambria Math"/>
                </w:rPr>
              </w:del>
            </m:ctrlPr>
          </m:naryPr>
          <m:sub>
            <m:r>
              <w:del w:id="693" w:author="Sher, Kenneth" w:date="2021-09-14T19:18:00Z">
                <w:rPr>
                  <w:rFonts w:ascii="Cambria Math" w:hAnsi="Cambria Math"/>
                </w:rPr>
                <m:t>0</m:t>
              </w:del>
            </m:r>
          </m:sub>
          <m:sup>
            <m:r>
              <w:del w:id="694" w:author="Sher, Kenneth" w:date="2021-09-14T19:18:00Z">
                <w:rPr>
                  <w:rFonts w:ascii="Cambria Math" w:hAnsi="Cambria Math"/>
                </w:rPr>
                <m:t>∞</m:t>
              </w:del>
            </m:r>
          </m:sup>
          <m:e>
            <m:r>
              <w:del w:id="695" w:author="Sher, Kenneth" w:date="2021-09-14T19:18:00Z">
                <w:rPr>
                  <w:rFonts w:ascii="Cambria Math" w:hAnsi="Cambria Math"/>
                </w:rPr>
                <m:t>h</m:t>
              </w:del>
            </m:r>
          </m:e>
        </m:nary>
        <m:r>
          <w:del w:id="696" w:author="Sher, Kenneth" w:date="2021-09-14T19:18:00Z">
            <w:rPr>
              <w:rFonts w:ascii="Cambria Math" w:hAnsi="Cambria Math"/>
            </w:rPr>
            <m:t>(</m:t>
          </w:del>
        </m:r>
        <m:sSub>
          <m:sSubPr>
            <m:ctrlPr>
              <w:del w:id="697" w:author="Sher, Kenneth" w:date="2021-09-14T19:18:00Z">
                <w:rPr>
                  <w:rFonts w:ascii="Cambria Math" w:hAnsi="Cambria Math"/>
                </w:rPr>
              </w:del>
            </m:ctrlPr>
          </m:sSubPr>
          <m:e>
            <m:r>
              <w:del w:id="698" w:author="Sher, Kenneth" w:date="2021-09-14T19:18:00Z">
                <w:rPr>
                  <w:rFonts w:ascii="Cambria Math" w:hAnsi="Cambria Math"/>
                </w:rPr>
                <m:t>z</m:t>
              </w:del>
            </m:r>
          </m:e>
          <m:sub>
            <m:r>
              <w:del w:id="699" w:author="Sher, Kenneth" w:date="2021-09-14T19:18:00Z">
                <w:rPr>
                  <w:rFonts w:ascii="Cambria Math" w:hAnsi="Cambria Math"/>
                </w:rPr>
                <m:t>n</m:t>
              </w:del>
            </m:r>
          </m:sub>
        </m:sSub>
        <m:r>
          <w:del w:id="700" w:author="Sher, Kenneth" w:date="2021-09-14T19:18:00Z">
            <w:rPr>
              <w:rFonts w:ascii="Cambria Math" w:hAnsi="Cambria Math"/>
            </w:rPr>
            <m:t>)</m:t>
          </w:del>
        </m:r>
        <m:sSub>
          <m:sSubPr>
            <m:ctrlPr>
              <w:del w:id="701" w:author="Sher, Kenneth" w:date="2021-09-14T19:18:00Z">
                <w:rPr>
                  <w:rFonts w:ascii="Cambria Math" w:hAnsi="Cambria Math"/>
                </w:rPr>
              </w:del>
            </m:ctrlPr>
          </m:sSubPr>
          <m:e>
            <m:r>
              <w:del w:id="702" w:author="Sher, Kenneth" w:date="2021-09-14T19:18:00Z">
                <w:rPr>
                  <w:rFonts w:ascii="Cambria Math" w:hAnsi="Cambria Math"/>
                </w:rPr>
                <m:t>f</m:t>
              </w:del>
            </m:r>
          </m:e>
          <m:sub>
            <m:r>
              <w:del w:id="703" w:author="Sher, Kenneth" w:date="2021-09-14T19:18:00Z">
                <w:rPr>
                  <w:rFonts w:ascii="Cambria Math" w:hAnsi="Cambria Math"/>
                </w:rPr>
                <m:t>n</m:t>
              </w:del>
            </m:r>
          </m:sub>
        </m:sSub>
        <m:r>
          <w:del w:id="704" w:author="Sher, Kenneth" w:date="2021-09-14T19:18:00Z">
            <w:rPr>
              <w:rFonts w:ascii="Cambria Math" w:hAnsi="Cambria Math"/>
            </w:rPr>
            <m:t>(</m:t>
          </w:del>
        </m:r>
        <m:sSub>
          <m:sSubPr>
            <m:ctrlPr>
              <w:del w:id="705" w:author="Sher, Kenneth" w:date="2021-09-14T19:18:00Z">
                <w:rPr>
                  <w:rFonts w:ascii="Cambria Math" w:hAnsi="Cambria Math"/>
                </w:rPr>
              </w:del>
            </m:ctrlPr>
          </m:sSubPr>
          <m:e>
            <m:r>
              <w:del w:id="706" w:author="Sher, Kenneth" w:date="2021-09-14T19:18:00Z">
                <w:rPr>
                  <w:rFonts w:ascii="Cambria Math" w:hAnsi="Cambria Math"/>
                </w:rPr>
                <m:t>z</m:t>
              </w:del>
            </m:r>
          </m:e>
          <m:sub>
            <m:r>
              <w:del w:id="707" w:author="Sher, Kenneth" w:date="2021-09-14T19:18:00Z">
                <w:rPr>
                  <w:rFonts w:ascii="Cambria Math" w:hAnsi="Cambria Math"/>
                </w:rPr>
                <m:t>n</m:t>
              </w:del>
            </m:r>
          </m:sub>
        </m:sSub>
        <m:r>
          <w:del w:id="708" w:author="Sher, Kenneth" w:date="2021-09-14T19:18:00Z">
            <w:rPr>
              <w:rFonts w:ascii="Cambria Math" w:hAnsi="Cambria Math"/>
            </w:rPr>
            <m:t>)</m:t>
          </w:del>
        </m:r>
        <m:r>
          <w:del w:id="709" w:author="Sher, Kenneth" w:date="2021-09-14T19:18:00Z">
            <m:rPr>
              <m:sty m:val="p"/>
            </m:rPr>
            <w:rPr>
              <w:rFonts w:ascii="Cambria Math" w:hAnsi="Cambria Math"/>
            </w:rPr>
            <m:t>d</m:t>
          </w:del>
        </m:r>
        <m:r>
          <w:del w:id="710" w:author="Sher, Kenneth" w:date="2021-09-14T19:18:00Z">
            <w:rPr>
              <w:rFonts w:ascii="Cambria Math" w:hAnsi="Cambria Math"/>
            </w:rPr>
            <m:t>z</m:t>
          </w:del>
        </m:r>
      </m:oMath>
      <w:del w:id="711" w:author="Sher, Kenneth" w:date="2021-09-14T19:18:00Z">
        <w:r w:rsidDel="00825E7F">
          <w:delText xml:space="preserve">. Code for computing the expected value and bias of </w:delText>
        </w:r>
      </w:del>
      <m:oMath>
        <m:r>
          <w:del w:id="712" w:author="Sher, Kenneth" w:date="2021-09-14T19:18:00Z">
            <w:rPr>
              <w:rFonts w:ascii="Cambria Math" w:hAnsi="Cambria Math"/>
            </w:rPr>
            <m:t>|</m:t>
          </w:del>
        </m:r>
        <m:sSub>
          <m:sSubPr>
            <m:ctrlPr>
              <w:del w:id="713" w:author="Sher, Kenneth" w:date="2021-09-14T19:18:00Z">
                <w:rPr>
                  <w:rFonts w:ascii="Cambria Math" w:hAnsi="Cambria Math"/>
                </w:rPr>
              </w:del>
            </m:ctrlPr>
          </m:sSubPr>
          <m:e>
            <m:r>
              <w:del w:id="714" w:author="Sher, Kenneth" w:date="2021-09-14T19:18:00Z">
                <w:rPr>
                  <w:rFonts w:ascii="Cambria Math" w:hAnsi="Cambria Math"/>
                </w:rPr>
                <m:t>r</m:t>
              </w:del>
            </m:r>
          </m:e>
          <m:sub>
            <m:r>
              <w:del w:id="715" w:author="Sher, Kenneth" w:date="2021-09-14T19:18:00Z">
                <w:rPr>
                  <w:rFonts w:ascii="Cambria Math" w:hAnsi="Cambria Math"/>
                </w:rPr>
                <m:t>n</m:t>
              </w:del>
            </m:r>
          </m:sub>
        </m:sSub>
        <m:r>
          <w:del w:id="716" w:author="Sher, Kenneth" w:date="2021-09-14T19:18:00Z">
            <w:rPr>
              <w:rFonts w:ascii="Cambria Math" w:hAnsi="Cambria Math"/>
            </w:rPr>
            <m:t>|</m:t>
          </w:del>
        </m:r>
      </m:oMath>
      <w:del w:id="717" w:author="Sher, Kenneth" w:date="2021-09-14T19:18:00Z">
        <w:r w:rsidDel="00825E7F">
          <w:delText xml:space="preserve"> as an estimator of </w:delText>
        </w:r>
      </w:del>
      <m:oMath>
        <m:r>
          <w:del w:id="718" w:author="Sher, Kenneth" w:date="2021-09-14T19:18:00Z">
            <w:rPr>
              <w:rFonts w:ascii="Cambria Math" w:hAnsi="Cambria Math"/>
            </w:rPr>
            <m:t>ρ</m:t>
          </w:del>
        </m:r>
      </m:oMath>
      <w:del w:id="719" w:author="Sher, Kenneth" w:date="2021-09-14T19:18:00Z">
        <w:r w:rsidDel="00825E7F">
          <w:delText xml:space="preserve"> is given in the ABCD Biostatistics R package at </w:delText>
        </w:r>
        <w:r w:rsidR="00825E7F" w:rsidDel="00825E7F">
          <w:fldChar w:fldCharType="begin"/>
        </w:r>
        <w:r w:rsidR="00825E7F" w:rsidDel="00825E7F">
          <w:delInstrText xml:space="preserve"> HYPERLINK "https://github.com/ABCD-STUDY/ABCD-BIOSTATISTICS/" \h </w:delInstrText>
        </w:r>
        <w:r w:rsidR="00825E7F" w:rsidDel="00825E7F">
          <w:fldChar w:fldCharType="separate"/>
        </w:r>
        <w:r w:rsidDel="00825E7F">
          <w:rPr>
            <w:rStyle w:val="Hyperlink"/>
          </w:rPr>
          <w:delText>https://github.com/ABCD-STUDY/ABCD-BIOSTATISTICS/</w:delText>
        </w:r>
        <w:r w:rsidR="00825E7F" w:rsidDel="00825E7F">
          <w:rPr>
            <w:rStyle w:val="Hyperlink"/>
          </w:rPr>
          <w:fldChar w:fldCharType="end"/>
        </w:r>
        <w:r w:rsidDel="00825E7F">
          <w:delText>.</w:delText>
        </w:r>
      </w:del>
    </w:p>
    <w:p w14:paraId="7C95C268" w14:textId="4F26C8BC" w:rsidR="005534A6" w:rsidDel="00825E7F" w:rsidRDefault="00815201">
      <w:pPr>
        <w:pStyle w:val="Heading7"/>
        <w:rPr>
          <w:del w:id="720" w:author="Sher, Kenneth" w:date="2021-09-14T19:18:00Z"/>
        </w:rPr>
      </w:pPr>
      <w:bookmarkStart w:id="721" w:name="page-break-12"/>
      <w:bookmarkEnd w:id="721"/>
      <w:del w:id="722" w:author="Sher, Kenneth" w:date="2021-09-14T19:18:00Z">
        <w:r w:rsidDel="00825E7F">
          <w:delText>Page Break</w:delText>
        </w:r>
      </w:del>
    </w:p>
    <w:p w14:paraId="18501CF4" w14:textId="113CEC44" w:rsidR="005534A6" w:rsidDel="00825E7F" w:rsidRDefault="00815201">
      <w:pPr>
        <w:pStyle w:val="Heading1"/>
        <w:rPr>
          <w:del w:id="723" w:author="Sher, Kenneth" w:date="2021-09-14T19:18:00Z"/>
        </w:rPr>
      </w:pPr>
      <w:bookmarkStart w:id="724" w:name="bibliography"/>
      <w:bookmarkEnd w:id="724"/>
      <w:del w:id="725" w:author="Sher, Kenneth" w:date="2021-09-14T19:18:00Z">
        <w:r w:rsidDel="00825E7F">
          <w:delText>Bibliography</w:delText>
        </w:r>
      </w:del>
    </w:p>
    <w:p w14:paraId="547368EC" w14:textId="4E5C532B" w:rsidR="005534A6" w:rsidDel="00825E7F" w:rsidRDefault="00815201">
      <w:pPr>
        <w:pStyle w:val="Bibliography"/>
        <w:rPr>
          <w:del w:id="726" w:author="Sher, Kenneth" w:date="2021-09-14T19:18:00Z"/>
        </w:rPr>
      </w:pPr>
      <w:del w:id="727" w:author="Sher, Kenneth" w:date="2021-09-14T19:18:00Z">
        <w:r w:rsidDel="00825E7F">
          <w:delText xml:space="preserve">1. Button, K. S. </w:delText>
        </w:r>
        <w:r w:rsidDel="00825E7F">
          <w:rPr>
            <w:i/>
          </w:rPr>
          <w:delText>et al.</w:delText>
        </w:r>
        <w:r w:rsidDel="00825E7F">
          <w:delText xml:space="preserve"> Power failure: Why small sample size undermines the reliability of neuroscience. </w:delText>
        </w:r>
        <w:r w:rsidDel="00825E7F">
          <w:rPr>
            <w:i/>
          </w:rPr>
          <w:delText>Nature Reviews Neuroscience</w:delText>
        </w:r>
        <w:r w:rsidDel="00825E7F">
          <w:delText xml:space="preserve"> </w:delText>
        </w:r>
        <w:r w:rsidDel="00825E7F">
          <w:rPr>
            <w:b/>
          </w:rPr>
          <w:delText>14,</w:delText>
        </w:r>
        <w:r w:rsidDel="00825E7F">
          <w:delText xml:space="preserve"> 365 (2013).</w:delText>
        </w:r>
      </w:del>
    </w:p>
    <w:p w14:paraId="6A8D0CFC" w14:textId="0B73EBDA" w:rsidR="005534A6" w:rsidDel="00825E7F" w:rsidRDefault="00815201">
      <w:pPr>
        <w:pStyle w:val="Bibliography"/>
        <w:rPr>
          <w:del w:id="728" w:author="Sher, Kenneth" w:date="2021-09-14T19:18:00Z"/>
        </w:rPr>
      </w:pPr>
      <w:del w:id="729" w:author="Sher, Kenneth" w:date="2021-09-14T19:18:00Z">
        <w:r w:rsidDel="00825E7F">
          <w:delText xml:space="preserve">2. Ioannidis, J. P. Why most published research findings are false. </w:delText>
        </w:r>
        <w:r w:rsidDel="00825E7F">
          <w:rPr>
            <w:i/>
          </w:rPr>
          <w:delText>PLos med</w:delText>
        </w:r>
        <w:r w:rsidDel="00825E7F">
          <w:delText xml:space="preserve"> </w:delText>
        </w:r>
        <w:r w:rsidDel="00825E7F">
          <w:rPr>
            <w:b/>
          </w:rPr>
          <w:delText>2,</w:delText>
        </w:r>
        <w:r w:rsidDel="00825E7F">
          <w:delText xml:space="preserve"> e124 (2005).</w:delText>
        </w:r>
      </w:del>
    </w:p>
    <w:p w14:paraId="403804ED" w14:textId="48A44B24" w:rsidR="005534A6" w:rsidDel="00825E7F" w:rsidRDefault="00815201">
      <w:pPr>
        <w:pStyle w:val="Bibliography"/>
        <w:rPr>
          <w:del w:id="730" w:author="Sher, Kenneth" w:date="2021-09-14T19:18:00Z"/>
        </w:rPr>
      </w:pPr>
      <w:del w:id="731" w:author="Sher, Kenneth" w:date="2021-09-14T19:18:00Z">
        <w:r w:rsidDel="00825E7F">
          <w:delText>3. Klimes-Dougan, B. &amp; Garber, J. Regulatory control and depression in adolescents: Findings from neuroimaging and neuropsychological research. (2016).</w:delText>
        </w:r>
      </w:del>
    </w:p>
    <w:p w14:paraId="4021C8B9" w14:textId="3546F232" w:rsidR="005534A6" w:rsidDel="00825E7F" w:rsidRDefault="00815201">
      <w:pPr>
        <w:pStyle w:val="Bibliography"/>
        <w:rPr>
          <w:del w:id="732" w:author="Sher, Kenneth" w:date="2021-09-14T19:18:00Z"/>
        </w:rPr>
      </w:pPr>
      <w:del w:id="733" w:author="Sher, Kenneth" w:date="2021-09-14T19:18:00Z">
        <w:r w:rsidDel="00825E7F">
          <w:delText xml:space="preserve">4. Miller, K. L. </w:delText>
        </w:r>
        <w:r w:rsidDel="00825E7F">
          <w:rPr>
            <w:i/>
          </w:rPr>
          <w:delText>et al.</w:delText>
        </w:r>
        <w:r w:rsidDel="00825E7F">
          <w:delText xml:space="preserve"> Multimodal population brain imaging in the uk biobank prospective epidemiological study. </w:delText>
        </w:r>
        <w:r w:rsidDel="00825E7F">
          <w:rPr>
            <w:i/>
          </w:rPr>
          <w:delText>Nature neuroscience</w:delText>
        </w:r>
        <w:r w:rsidDel="00825E7F">
          <w:delText xml:space="preserve"> </w:delText>
        </w:r>
        <w:r w:rsidDel="00825E7F">
          <w:rPr>
            <w:b/>
          </w:rPr>
          <w:delText>19,</w:delText>
        </w:r>
        <w:r w:rsidDel="00825E7F">
          <w:delText xml:space="preserve"> 1523 (2016).</w:delText>
        </w:r>
      </w:del>
    </w:p>
    <w:p w14:paraId="6B1E25C4" w14:textId="2C6BD5E7" w:rsidR="005534A6" w:rsidDel="00825E7F" w:rsidRDefault="00815201">
      <w:pPr>
        <w:pStyle w:val="Bibliography"/>
        <w:rPr>
          <w:del w:id="734" w:author="Sher, Kenneth" w:date="2021-09-14T19:18:00Z"/>
        </w:rPr>
      </w:pPr>
      <w:del w:id="735" w:author="Sher, Kenneth" w:date="2021-09-14T19:18:00Z">
        <w:r w:rsidDel="00825E7F">
          <w:delText xml:space="preserve">5. Boyle, E. A., Li, Y. I. &amp; Pritchard, J. K. An expanded view of complex traits: From polygenic to omnigenic. </w:delText>
        </w:r>
        <w:r w:rsidDel="00825E7F">
          <w:rPr>
            <w:i/>
          </w:rPr>
          <w:delText>Cell</w:delText>
        </w:r>
        <w:r w:rsidDel="00825E7F">
          <w:delText xml:space="preserve"> </w:delText>
        </w:r>
        <w:r w:rsidDel="00825E7F">
          <w:rPr>
            <w:b/>
          </w:rPr>
          <w:delText>169,</w:delText>
        </w:r>
        <w:r w:rsidDel="00825E7F">
          <w:delText xml:space="preserve"> 1177–1186 (2017).</w:delText>
        </w:r>
      </w:del>
    </w:p>
    <w:p w14:paraId="7E9BB1C2" w14:textId="2B128DD1" w:rsidR="005534A6" w:rsidDel="00825E7F" w:rsidRDefault="00815201">
      <w:pPr>
        <w:pStyle w:val="Bibliography"/>
        <w:rPr>
          <w:del w:id="736" w:author="Sher, Kenneth" w:date="2021-09-14T19:18:00Z"/>
        </w:rPr>
      </w:pPr>
      <w:del w:id="737" w:author="Sher, Kenneth" w:date="2021-09-14T19:18:00Z">
        <w:r w:rsidDel="00825E7F">
          <w:delText xml:space="preserve">6. Volkow, N. D. </w:delText>
        </w:r>
        <w:r w:rsidDel="00825E7F">
          <w:rPr>
            <w:i/>
          </w:rPr>
          <w:delText>et al.</w:delText>
        </w:r>
        <w:r w:rsidDel="00825E7F">
          <w:delText xml:space="preserve"> The conception of the abcd study: From substance use to a broad nih collaboration. </w:delText>
        </w:r>
        <w:r w:rsidDel="00825E7F">
          <w:rPr>
            <w:i/>
          </w:rPr>
          <w:delText>Developmental Cognitive Neuroscience</w:delText>
        </w:r>
        <w:r w:rsidDel="00825E7F">
          <w:delText xml:space="preserve"> </w:delText>
        </w:r>
        <w:r w:rsidDel="00825E7F">
          <w:rPr>
            <w:b/>
          </w:rPr>
          <w:delText>32,</w:delText>
        </w:r>
        <w:r w:rsidDel="00825E7F">
          <w:delText xml:space="preserve"> 4–7 (2018).</w:delText>
        </w:r>
      </w:del>
    </w:p>
    <w:p w14:paraId="35FF4C80" w14:textId="3EFC87FB" w:rsidR="005534A6" w:rsidDel="00825E7F" w:rsidRDefault="00815201">
      <w:pPr>
        <w:pStyle w:val="Bibliography"/>
        <w:rPr>
          <w:del w:id="738" w:author="Sher, Kenneth" w:date="2021-09-14T19:18:00Z"/>
        </w:rPr>
      </w:pPr>
      <w:del w:id="739" w:author="Sher, Kenneth" w:date="2021-09-14T19:18:00Z">
        <w:r w:rsidDel="00825E7F">
          <w:delText>7. Bachman, J. G., Johnston, L. D., O’Malley, P. M. &amp; Schulenberg, J. E. The monitoring the future project after thirty-seven years: Design and procedures. (2011).</w:delText>
        </w:r>
      </w:del>
    </w:p>
    <w:p w14:paraId="1E268911" w14:textId="3E67B3D2" w:rsidR="005534A6" w:rsidDel="00825E7F" w:rsidRDefault="00815201">
      <w:pPr>
        <w:pStyle w:val="Bibliography"/>
        <w:rPr>
          <w:del w:id="740" w:author="Sher, Kenneth" w:date="2021-09-14T19:18:00Z"/>
        </w:rPr>
      </w:pPr>
      <w:del w:id="741" w:author="Sher, Kenneth" w:date="2021-09-14T19:18:00Z">
        <w:r w:rsidDel="00825E7F">
          <w:delText xml:space="preserve">8. Chantala, K. &amp; Tabor, J. National longitudinal study of adolescent health. </w:delText>
        </w:r>
        <w:r w:rsidDel="00825E7F">
          <w:rPr>
            <w:i/>
          </w:rPr>
          <w:delText>Strategies to perform a design-based analysis using the add health data</w:delText>
        </w:r>
        <w:r w:rsidDel="00825E7F">
          <w:delText xml:space="preserve"> (1999).</w:delText>
        </w:r>
      </w:del>
    </w:p>
    <w:p w14:paraId="47651E5A" w14:textId="2A29C915" w:rsidR="005534A6" w:rsidDel="00825E7F" w:rsidRDefault="00815201">
      <w:pPr>
        <w:pStyle w:val="Bibliography"/>
        <w:rPr>
          <w:del w:id="742" w:author="Sher, Kenneth" w:date="2021-09-14T19:18:00Z"/>
        </w:rPr>
      </w:pPr>
      <w:del w:id="743" w:author="Sher, Kenneth" w:date="2021-09-14T19:18:00Z">
        <w:r w:rsidDel="00825E7F">
          <w:delText xml:space="preserve">9. Conway, K. P., Swendsen, J., Husky, M. M., He, J.-P. &amp; Merikangas, K. R. Association of lifetime mental disorders and subsequent alcohol and illicit drug use: Results from the national comorbidity survey–Adolescent supplement. </w:delText>
        </w:r>
        <w:r w:rsidDel="00825E7F">
          <w:rPr>
            <w:i/>
          </w:rPr>
          <w:delText>Journal of the American Academy of Child &amp; Adolescent Psychiatry</w:delText>
        </w:r>
        <w:r w:rsidDel="00825E7F">
          <w:delText xml:space="preserve"> </w:delText>
        </w:r>
        <w:r w:rsidDel="00825E7F">
          <w:rPr>
            <w:b/>
          </w:rPr>
          <w:delText>55,</w:delText>
        </w:r>
        <w:r w:rsidDel="00825E7F">
          <w:delText xml:space="preserve"> 280–288 (2016).</w:delText>
        </w:r>
      </w:del>
    </w:p>
    <w:p w14:paraId="0D4A3FFC" w14:textId="50234C60" w:rsidR="005534A6" w:rsidDel="00825E7F" w:rsidRDefault="00815201">
      <w:pPr>
        <w:pStyle w:val="Bibliography"/>
        <w:rPr>
          <w:del w:id="744" w:author="Sher, Kenneth" w:date="2021-09-14T19:18:00Z"/>
        </w:rPr>
      </w:pPr>
      <w:del w:id="745" w:author="Sher, Kenneth" w:date="2021-09-14T19:18:00Z">
        <w:r w:rsidDel="00825E7F">
          <w:delText xml:space="preserve">10. Ingels, S., Abraham, S., Karr, R., Spenser, B. &amp; Frankel, M. National education longitudinal survey of 1988. </w:delText>
        </w:r>
        <w:r w:rsidDel="00825E7F">
          <w:rPr>
            <w:i/>
          </w:rPr>
          <w:delText>Technical Report. National Opinion Research Center, University of Chicago</w:delText>
        </w:r>
        <w:r w:rsidDel="00825E7F">
          <w:delText xml:space="preserve"> (1990).</w:delText>
        </w:r>
      </w:del>
    </w:p>
    <w:p w14:paraId="74855F7D" w14:textId="6AD0A854" w:rsidR="005534A6" w:rsidDel="00825E7F" w:rsidRDefault="00815201">
      <w:pPr>
        <w:pStyle w:val="Bibliography"/>
        <w:rPr>
          <w:del w:id="746" w:author="Sher, Kenneth" w:date="2021-09-14T19:18:00Z"/>
        </w:rPr>
      </w:pPr>
      <w:del w:id="747" w:author="Sher, Kenneth" w:date="2021-09-14T19:18:00Z">
        <w:r w:rsidDel="00825E7F">
          <w:delText xml:space="preserve">11. Garavan, H. </w:delText>
        </w:r>
        <w:r w:rsidDel="00825E7F">
          <w:rPr>
            <w:i/>
          </w:rPr>
          <w:delText>et al.</w:delText>
        </w:r>
        <w:r w:rsidDel="00825E7F">
          <w:delText xml:space="preserve"> Recruiting the abcd sample: Design considerations and procedures. </w:delText>
        </w:r>
        <w:r w:rsidDel="00825E7F">
          <w:rPr>
            <w:i/>
          </w:rPr>
          <w:delText>Developmental Cognitive Neuroscience</w:delText>
        </w:r>
        <w:r w:rsidDel="00825E7F">
          <w:delText xml:space="preserve"> (2018).</w:delText>
        </w:r>
      </w:del>
    </w:p>
    <w:p w14:paraId="3BAD4069" w14:textId="53C50C5A" w:rsidR="005534A6" w:rsidDel="00825E7F" w:rsidRDefault="00815201">
      <w:pPr>
        <w:pStyle w:val="Bibliography"/>
        <w:rPr>
          <w:del w:id="748" w:author="Sher, Kenneth" w:date="2021-09-14T19:18:00Z"/>
        </w:rPr>
      </w:pPr>
      <w:del w:id="749" w:author="Sher, Kenneth" w:date="2021-09-14T19:18:00Z">
        <w:r w:rsidDel="00825E7F">
          <w:delText xml:space="preserve">12. Iacono, W. G. </w:delText>
        </w:r>
        <w:r w:rsidDel="00825E7F">
          <w:rPr>
            <w:i/>
          </w:rPr>
          <w:delText>et al.</w:delText>
        </w:r>
        <w:r w:rsidDel="00825E7F">
          <w:delText xml:space="preserve"> The utility of twins in developmental clinical neuroscience research: How twins strengthen the abcd research design. </w:delText>
        </w:r>
        <w:r w:rsidDel="00825E7F">
          <w:rPr>
            <w:i/>
          </w:rPr>
          <w:delText>Developmental cognitive neuroscience</w:delText>
        </w:r>
        <w:r w:rsidDel="00825E7F">
          <w:delText xml:space="preserve"> (2017).</w:delText>
        </w:r>
      </w:del>
    </w:p>
    <w:p w14:paraId="008CDBAF" w14:textId="74787C72" w:rsidR="005534A6" w:rsidDel="00825E7F" w:rsidRDefault="00815201">
      <w:pPr>
        <w:pStyle w:val="Bibliography"/>
        <w:rPr>
          <w:del w:id="750" w:author="Sher, Kenneth" w:date="2021-09-14T19:18:00Z"/>
        </w:rPr>
      </w:pPr>
      <w:del w:id="751" w:author="Sher, Kenneth" w:date="2021-09-14T19:18:00Z">
        <w:r w:rsidDel="00825E7F">
          <w:delText xml:space="preserve">13. Luciana, M. </w:delText>
        </w:r>
        <w:r w:rsidDel="00825E7F">
          <w:rPr>
            <w:i/>
          </w:rPr>
          <w:delText>et al.</w:delText>
        </w:r>
        <w:r w:rsidDel="00825E7F">
          <w:delText xml:space="preserve"> Adolescent neurocognitive development and impacts of substance use: Overview of the adolescent brain cognitive development (abcd) baseline neurocognition battery. </w:delText>
        </w:r>
        <w:r w:rsidDel="00825E7F">
          <w:rPr>
            <w:i/>
          </w:rPr>
          <w:delText>Developmental cognitive neuroscience</w:delText>
        </w:r>
        <w:r w:rsidDel="00825E7F">
          <w:delText xml:space="preserve"> (2018).</w:delText>
        </w:r>
      </w:del>
    </w:p>
    <w:p w14:paraId="36D46C64" w14:textId="6A0C27E7" w:rsidR="005534A6" w:rsidDel="00825E7F" w:rsidRDefault="00815201">
      <w:pPr>
        <w:pStyle w:val="Bibliography"/>
        <w:rPr>
          <w:del w:id="752" w:author="Sher, Kenneth" w:date="2021-09-14T19:18:00Z"/>
        </w:rPr>
      </w:pPr>
      <w:del w:id="753" w:author="Sher, Kenneth" w:date="2021-09-14T19:18:00Z">
        <w:r w:rsidDel="00825E7F">
          <w:delText xml:space="preserve">14. Barch, D. M. </w:delText>
        </w:r>
        <w:r w:rsidDel="00825E7F">
          <w:rPr>
            <w:i/>
          </w:rPr>
          <w:delText>et al.</w:delText>
        </w:r>
        <w:r w:rsidDel="00825E7F">
          <w:delText xml:space="preserve"> Demographic, physical and mental health assessments in the adolescent brain and cognitive development study: Rationale and description. </w:delText>
        </w:r>
        <w:r w:rsidDel="00825E7F">
          <w:rPr>
            <w:i/>
          </w:rPr>
          <w:delText>Developmental cognitive neuroscience</w:delText>
        </w:r>
        <w:r w:rsidDel="00825E7F">
          <w:delText xml:space="preserve"> </w:delText>
        </w:r>
        <w:r w:rsidDel="00825E7F">
          <w:rPr>
            <w:b/>
          </w:rPr>
          <w:delText>32,</w:delText>
        </w:r>
        <w:r w:rsidDel="00825E7F">
          <w:delText xml:space="preserve"> 55–66 (2018).</w:delText>
        </w:r>
      </w:del>
    </w:p>
    <w:p w14:paraId="0E4F0B6E" w14:textId="2588C094" w:rsidR="005534A6" w:rsidDel="00825E7F" w:rsidRDefault="00815201">
      <w:pPr>
        <w:pStyle w:val="Bibliography"/>
        <w:rPr>
          <w:del w:id="754" w:author="Sher, Kenneth" w:date="2021-09-14T19:18:00Z"/>
        </w:rPr>
      </w:pPr>
      <w:del w:id="755" w:author="Sher, Kenneth" w:date="2021-09-14T19:18:00Z">
        <w:r w:rsidDel="00825E7F">
          <w:delText xml:space="preserve">15. Zucker, R. A. </w:delText>
        </w:r>
        <w:r w:rsidDel="00825E7F">
          <w:rPr>
            <w:i/>
          </w:rPr>
          <w:delText>et al.</w:delText>
        </w:r>
        <w:r w:rsidDel="00825E7F">
          <w:delText xml:space="preserve"> Assessment of culture and environment in the adolescent brain and cognitive development study: Rationale, description of measures, and early data. </w:delText>
        </w:r>
        <w:r w:rsidDel="00825E7F">
          <w:rPr>
            <w:i/>
          </w:rPr>
          <w:delText>Developmental cognitive neuroscience</w:delText>
        </w:r>
        <w:r w:rsidDel="00825E7F">
          <w:delText xml:space="preserve"> </w:delText>
        </w:r>
        <w:r w:rsidDel="00825E7F">
          <w:rPr>
            <w:b/>
          </w:rPr>
          <w:delText>32,</w:delText>
        </w:r>
        <w:r w:rsidDel="00825E7F">
          <w:delText xml:space="preserve"> 107–120 (2018).</w:delText>
        </w:r>
      </w:del>
    </w:p>
    <w:p w14:paraId="09762466" w14:textId="0F757B47" w:rsidR="005534A6" w:rsidDel="00825E7F" w:rsidRDefault="00815201">
      <w:pPr>
        <w:pStyle w:val="Bibliography"/>
        <w:rPr>
          <w:del w:id="756" w:author="Sher, Kenneth" w:date="2021-09-14T19:18:00Z"/>
        </w:rPr>
      </w:pPr>
      <w:del w:id="757" w:author="Sher, Kenneth" w:date="2021-09-14T19:18:00Z">
        <w:r w:rsidDel="00825E7F">
          <w:delText xml:space="preserve">16. Uban, K. A. </w:delText>
        </w:r>
        <w:r w:rsidDel="00825E7F">
          <w:rPr>
            <w:i/>
          </w:rPr>
          <w:delText>et al.</w:delText>
        </w:r>
        <w:r w:rsidDel="00825E7F">
          <w:delText xml:space="preserve"> Biospecimens and the abcd study: Rationale, methods of collection, measurement and early data. </w:delText>
        </w:r>
        <w:r w:rsidDel="00825E7F">
          <w:rPr>
            <w:i/>
          </w:rPr>
          <w:delText>Developmental cognitive neuroscience</w:delText>
        </w:r>
        <w:r w:rsidDel="00825E7F">
          <w:delText xml:space="preserve"> </w:delText>
        </w:r>
        <w:r w:rsidDel="00825E7F">
          <w:rPr>
            <w:b/>
          </w:rPr>
          <w:delText>32,</w:delText>
        </w:r>
        <w:r w:rsidDel="00825E7F">
          <w:delText xml:space="preserve"> 97–106 (2018).</w:delText>
        </w:r>
      </w:del>
    </w:p>
    <w:p w14:paraId="145F21B1" w14:textId="1E6C184C" w:rsidR="005534A6" w:rsidDel="00825E7F" w:rsidRDefault="00815201">
      <w:pPr>
        <w:pStyle w:val="Bibliography"/>
        <w:rPr>
          <w:del w:id="758" w:author="Sher, Kenneth" w:date="2021-09-14T19:18:00Z"/>
        </w:rPr>
      </w:pPr>
      <w:del w:id="759" w:author="Sher, Kenneth" w:date="2021-09-14T19:18:00Z">
        <w:r w:rsidDel="00825E7F">
          <w:delText xml:space="preserve">17. Casey, B. </w:delText>
        </w:r>
        <w:r w:rsidDel="00825E7F">
          <w:rPr>
            <w:i/>
          </w:rPr>
          <w:delText>et al.</w:delText>
        </w:r>
        <w:r w:rsidDel="00825E7F">
          <w:delText xml:space="preserve"> The adolescent brain cognitive development (abcd) study: Imaging acquisition across 21 sites. </w:delText>
        </w:r>
        <w:r w:rsidDel="00825E7F">
          <w:rPr>
            <w:i/>
          </w:rPr>
          <w:delText>Developmental cognitive neuroscience</w:delText>
        </w:r>
        <w:r w:rsidDel="00825E7F">
          <w:delText xml:space="preserve"> </w:delText>
        </w:r>
        <w:r w:rsidDel="00825E7F">
          <w:rPr>
            <w:b/>
          </w:rPr>
          <w:delText>32,</w:delText>
        </w:r>
        <w:r w:rsidDel="00825E7F">
          <w:delText xml:space="preserve"> 43–54 (2018).</w:delText>
        </w:r>
      </w:del>
    </w:p>
    <w:p w14:paraId="209C4577" w14:textId="1B46EAED" w:rsidR="005534A6" w:rsidDel="00825E7F" w:rsidRDefault="00815201">
      <w:pPr>
        <w:pStyle w:val="Bibliography"/>
        <w:rPr>
          <w:del w:id="760" w:author="Sher, Kenneth" w:date="2021-09-14T19:18:00Z"/>
        </w:rPr>
      </w:pPr>
      <w:del w:id="761" w:author="Sher, Kenneth" w:date="2021-09-14T19:18:00Z">
        <w:r w:rsidDel="00825E7F">
          <w:delText xml:space="preserve">18. Hagler, D. J. </w:delText>
        </w:r>
        <w:r w:rsidDel="00825E7F">
          <w:rPr>
            <w:i/>
          </w:rPr>
          <w:delText>et al.</w:delText>
        </w:r>
        <w:r w:rsidDel="00825E7F">
          <w:delText xml:space="preserve"> Image processing and analysis methods for the adolescent brain cognitive development study. </w:delText>
        </w:r>
        <w:r w:rsidDel="00825E7F">
          <w:rPr>
            <w:i/>
          </w:rPr>
          <w:delText>bioRxiv</w:delText>
        </w:r>
        <w:r w:rsidDel="00825E7F">
          <w:delText xml:space="preserve"> 457739 (2018).</w:delText>
        </w:r>
      </w:del>
    </w:p>
    <w:p w14:paraId="2621A89E" w14:textId="46F4C59C" w:rsidR="005534A6" w:rsidDel="00825E7F" w:rsidRDefault="00815201">
      <w:pPr>
        <w:pStyle w:val="Bibliography"/>
        <w:rPr>
          <w:del w:id="762" w:author="Sher, Kenneth" w:date="2021-09-14T19:18:00Z"/>
        </w:rPr>
      </w:pPr>
      <w:del w:id="763" w:author="Sher, Kenneth" w:date="2021-09-14T19:18:00Z">
        <w:r w:rsidDel="00825E7F">
          <w:delText xml:space="preserve">19. Heeringa, S. G. &amp; Berglund, P. A. A guide for population-based analysis of the adolescent brain cognitive development (abcd) study baseline data. </w:delText>
        </w:r>
        <w:r w:rsidDel="00825E7F">
          <w:rPr>
            <w:i/>
          </w:rPr>
          <w:delText>BioRxiv</w:delText>
        </w:r>
        <w:r w:rsidDel="00825E7F">
          <w:delText xml:space="preserve"> (2020).</w:delText>
        </w:r>
      </w:del>
    </w:p>
    <w:p w14:paraId="744E8CB0" w14:textId="5D24602A" w:rsidR="005534A6" w:rsidDel="00825E7F" w:rsidRDefault="00815201">
      <w:pPr>
        <w:pStyle w:val="Bibliography"/>
        <w:rPr>
          <w:del w:id="764" w:author="Sher, Kenneth" w:date="2021-09-14T19:18:00Z"/>
        </w:rPr>
      </w:pPr>
      <w:del w:id="765" w:author="Sher, Kenneth" w:date="2021-09-14T19:18:00Z">
        <w:r w:rsidDel="00825E7F">
          <w:delText xml:space="preserve">20. Lumley, T. Analysis of complex survey samples. </w:delText>
        </w:r>
        <w:r w:rsidDel="00825E7F">
          <w:rPr>
            <w:i/>
          </w:rPr>
          <w:delText>Journal of Statistical Software</w:delText>
        </w:r>
        <w:r w:rsidDel="00825E7F">
          <w:delText xml:space="preserve"> </w:delText>
        </w:r>
        <w:r w:rsidDel="00825E7F">
          <w:rPr>
            <w:b/>
          </w:rPr>
          <w:delText>9,</w:delText>
        </w:r>
        <w:r w:rsidDel="00825E7F">
          <w:delText xml:space="preserve"> 1–19 (2004).</w:delText>
        </w:r>
      </w:del>
    </w:p>
    <w:p w14:paraId="04782D3C" w14:textId="6C07F4C9" w:rsidR="005534A6" w:rsidDel="00825E7F" w:rsidRDefault="00815201">
      <w:pPr>
        <w:pStyle w:val="Bibliography"/>
        <w:rPr>
          <w:del w:id="766" w:author="Sher, Kenneth" w:date="2021-09-14T19:18:00Z"/>
        </w:rPr>
      </w:pPr>
      <w:del w:id="767" w:author="Sher, Kenneth" w:date="2021-09-14T19:18:00Z">
        <w:r w:rsidDel="00825E7F">
          <w:delText xml:space="preserve">21. Heeringa, S. G., West, B. T. &amp; Berglund, P. A. </w:delText>
        </w:r>
        <w:r w:rsidDel="00825E7F">
          <w:rPr>
            <w:i/>
          </w:rPr>
          <w:delText>Applied survey data analysis</w:delText>
        </w:r>
        <w:r w:rsidDel="00825E7F">
          <w:delText>. (Chapman; Hall/CRC, 2017).</w:delText>
        </w:r>
      </w:del>
    </w:p>
    <w:p w14:paraId="116BFC7D" w14:textId="52C0D367" w:rsidR="005534A6" w:rsidDel="00825E7F" w:rsidRDefault="00815201">
      <w:pPr>
        <w:pStyle w:val="Bibliography"/>
        <w:rPr>
          <w:del w:id="768" w:author="Sher, Kenneth" w:date="2021-09-14T19:18:00Z"/>
        </w:rPr>
      </w:pPr>
      <w:del w:id="769" w:author="Sher, Kenneth" w:date="2021-09-14T19:18:00Z">
        <w:r w:rsidDel="00825E7F">
          <w:delText xml:space="preserve">22. Rabe-Hesketh, S. &amp; Skrondal, A. Multilevel modelling of complex survey data. </w:delText>
        </w:r>
        <w:r w:rsidDel="00825E7F">
          <w:rPr>
            <w:i/>
          </w:rPr>
          <w:delText>Journal of the Royal Statistical Society: Series A (Statistics in Society)</w:delText>
        </w:r>
        <w:r w:rsidDel="00825E7F">
          <w:delText xml:space="preserve"> </w:delText>
        </w:r>
        <w:r w:rsidDel="00825E7F">
          <w:rPr>
            <w:b/>
          </w:rPr>
          <w:delText>169,</w:delText>
        </w:r>
        <w:r w:rsidDel="00825E7F">
          <w:delText xml:space="preserve"> 805–827 (2006).</w:delText>
        </w:r>
      </w:del>
    </w:p>
    <w:p w14:paraId="76C208E5" w14:textId="6243CE43" w:rsidR="005534A6" w:rsidDel="00825E7F" w:rsidRDefault="00815201">
      <w:pPr>
        <w:pStyle w:val="Bibliography"/>
        <w:rPr>
          <w:del w:id="770" w:author="Sher, Kenneth" w:date="2021-09-14T19:18:00Z"/>
        </w:rPr>
      </w:pPr>
      <w:del w:id="771" w:author="Sher, Kenneth" w:date="2021-09-14T19:18:00Z">
        <w:r w:rsidDel="00825E7F">
          <w:delText xml:space="preserve">23. Desikan, R. S. </w:delText>
        </w:r>
        <w:r w:rsidDel="00825E7F">
          <w:rPr>
            <w:i/>
          </w:rPr>
          <w:delText>et al.</w:delText>
        </w:r>
        <w:r w:rsidDel="00825E7F">
          <w:delText xml:space="preserve"> An automated labeling system for subdividing the human cerebral cortex on mri scans into gyral based regions of interest. </w:delText>
        </w:r>
        <w:r w:rsidDel="00825E7F">
          <w:rPr>
            <w:i/>
          </w:rPr>
          <w:delText>Neuroimage</w:delText>
        </w:r>
        <w:r w:rsidDel="00825E7F">
          <w:delText xml:space="preserve"> </w:delText>
        </w:r>
        <w:r w:rsidDel="00825E7F">
          <w:rPr>
            <w:b/>
          </w:rPr>
          <w:delText>31,</w:delText>
        </w:r>
        <w:r w:rsidDel="00825E7F">
          <w:delText xml:space="preserve"> 968–980 (2006).</w:delText>
        </w:r>
      </w:del>
    </w:p>
    <w:p w14:paraId="0CDC2FF5" w14:textId="016299EA" w:rsidR="005534A6" w:rsidDel="00825E7F" w:rsidRDefault="00815201">
      <w:pPr>
        <w:pStyle w:val="Bibliography"/>
        <w:rPr>
          <w:del w:id="772" w:author="Sher, Kenneth" w:date="2021-09-14T19:18:00Z"/>
        </w:rPr>
      </w:pPr>
      <w:del w:id="773" w:author="Sher, Kenneth" w:date="2021-09-14T19:18:00Z">
        <w:r w:rsidDel="00825E7F">
          <w:delText xml:space="preserve">24. Kraemer, H. C. Effect size. </w:delText>
        </w:r>
        <w:r w:rsidDel="00825E7F">
          <w:rPr>
            <w:i/>
          </w:rPr>
          <w:delText>Wilely Online Library</w:delText>
        </w:r>
        <w:r w:rsidDel="00825E7F">
          <w:delText xml:space="preserve"> (2014).</w:delText>
        </w:r>
      </w:del>
    </w:p>
    <w:p w14:paraId="762879BB" w14:textId="196CAD2E" w:rsidR="005534A6" w:rsidDel="00825E7F" w:rsidRDefault="00815201">
      <w:pPr>
        <w:pStyle w:val="Bibliography"/>
        <w:rPr>
          <w:del w:id="774" w:author="Sher, Kenneth" w:date="2021-09-14T19:18:00Z"/>
        </w:rPr>
      </w:pPr>
      <w:del w:id="775" w:author="Sher, Kenneth" w:date="2021-09-14T19:18:00Z">
        <w:r w:rsidDel="00825E7F">
          <w:delText>25. Cohen, J. Statistical power analysis. (1988).</w:delText>
        </w:r>
      </w:del>
    </w:p>
    <w:p w14:paraId="09D2EFD3" w14:textId="76A20312" w:rsidR="005534A6" w:rsidDel="00825E7F" w:rsidRDefault="00815201">
      <w:pPr>
        <w:pStyle w:val="Bibliography"/>
        <w:rPr>
          <w:del w:id="776" w:author="Sher, Kenneth" w:date="2021-09-14T19:18:00Z"/>
        </w:rPr>
      </w:pPr>
      <w:del w:id="777" w:author="Sher, Kenneth" w:date="2021-09-14T19:18:00Z">
        <w:r w:rsidDel="00825E7F">
          <w:delText xml:space="preserve">26. Kraemer, H. C. Reporting the size of effects in research studies to facilitate assessment of practical or clinical significance. </w:delText>
        </w:r>
        <w:r w:rsidDel="00825E7F">
          <w:rPr>
            <w:i/>
          </w:rPr>
          <w:delText>Psychoneuroendocrinology</w:delText>
        </w:r>
        <w:r w:rsidDel="00825E7F">
          <w:delText xml:space="preserve"> </w:delText>
        </w:r>
        <w:r w:rsidDel="00825E7F">
          <w:rPr>
            <w:b/>
          </w:rPr>
          <w:delText>17,</w:delText>
        </w:r>
        <w:r w:rsidDel="00825E7F">
          <w:delText xml:space="preserve"> 527–536 (1992).</w:delText>
        </w:r>
      </w:del>
    </w:p>
    <w:p w14:paraId="7C4732E9" w14:textId="73A4AECB" w:rsidR="005534A6" w:rsidDel="00825E7F" w:rsidRDefault="00815201">
      <w:pPr>
        <w:pStyle w:val="Bibliography"/>
        <w:rPr>
          <w:del w:id="778" w:author="Sher, Kenneth" w:date="2021-09-14T19:18:00Z"/>
        </w:rPr>
      </w:pPr>
      <w:del w:id="779" w:author="Sher, Kenneth" w:date="2021-09-14T19:18:00Z">
        <w:r w:rsidDel="00825E7F">
          <w:delText xml:space="preserve">27. Nickerson, R. S. Null hypothesis significance testing: A review of an old and continuing controversy. </w:delText>
        </w:r>
        <w:r w:rsidDel="00825E7F">
          <w:rPr>
            <w:i/>
          </w:rPr>
          <w:delText>Psychological methods</w:delText>
        </w:r>
        <w:r w:rsidDel="00825E7F">
          <w:delText xml:space="preserve"> </w:delText>
        </w:r>
        <w:r w:rsidDel="00825E7F">
          <w:rPr>
            <w:b/>
          </w:rPr>
          <w:delText>5,</w:delText>
        </w:r>
        <w:r w:rsidDel="00825E7F">
          <w:delText xml:space="preserve"> 241 (2000).</w:delText>
        </w:r>
      </w:del>
    </w:p>
    <w:p w14:paraId="52791CDD" w14:textId="4C9AA3FE" w:rsidR="005534A6" w:rsidDel="00825E7F" w:rsidRDefault="00815201">
      <w:pPr>
        <w:pStyle w:val="Bibliography"/>
        <w:rPr>
          <w:del w:id="780" w:author="Sher, Kenneth" w:date="2021-09-14T19:18:00Z"/>
        </w:rPr>
      </w:pPr>
      <w:del w:id="781" w:author="Sher, Kenneth" w:date="2021-09-14T19:18:00Z">
        <w:r w:rsidDel="00825E7F">
          <w:delText xml:space="preserve">28. Harlow, L. L., Mulaik, S. A. &amp; Steiger, J. H. </w:delText>
        </w:r>
        <w:r w:rsidDel="00825E7F">
          <w:rPr>
            <w:i/>
          </w:rPr>
          <w:delText>What if there were no significance tests?</w:delText>
        </w:r>
        <w:r w:rsidDel="00825E7F">
          <w:delText xml:space="preserve"> (Psychology Press, 2013).</w:delText>
        </w:r>
      </w:del>
    </w:p>
    <w:p w14:paraId="0B552CD2" w14:textId="2087ADA6" w:rsidR="005534A6" w:rsidDel="00825E7F" w:rsidRDefault="00815201">
      <w:pPr>
        <w:pStyle w:val="Bibliography"/>
        <w:rPr>
          <w:del w:id="782" w:author="Sher, Kenneth" w:date="2021-09-14T19:18:00Z"/>
        </w:rPr>
      </w:pPr>
      <w:del w:id="783" w:author="Sher, Kenneth" w:date="2021-09-14T19:18:00Z">
        <w:r w:rsidDel="00825E7F">
          <w:delText xml:space="preserve">29. Cohen, J. </w:delText>
        </w:r>
        <w:r w:rsidDel="00825E7F">
          <w:rPr>
            <w:i/>
          </w:rPr>
          <w:delText>Statistical power analysis for the behavioral sciences</w:delText>
        </w:r>
        <w:r w:rsidDel="00825E7F">
          <w:delText>. (Academic press, 2013).</w:delText>
        </w:r>
      </w:del>
    </w:p>
    <w:p w14:paraId="5DA5224B" w14:textId="2C6962D8" w:rsidR="005534A6" w:rsidDel="00825E7F" w:rsidRDefault="00815201">
      <w:pPr>
        <w:pStyle w:val="Bibliography"/>
        <w:rPr>
          <w:del w:id="784" w:author="Sher, Kenneth" w:date="2021-09-14T19:18:00Z"/>
        </w:rPr>
      </w:pPr>
      <w:del w:id="785" w:author="Sher, Kenneth" w:date="2021-09-14T19:18:00Z">
        <w:r w:rsidDel="00825E7F">
          <w:delText xml:space="preserve">30. Gelman, A., Hill, J. &amp; Yajima, M. </w:delText>
        </w:r>
        <w:r w:rsidDel="00825E7F">
          <w:rPr>
            <w:i/>
          </w:rPr>
          <w:delText>Why we (usually) don’t worry about multiple comparisons</w:delText>
        </w:r>
        <w:r w:rsidDel="00825E7F">
          <w:delText>. (Mimeo, 2011).</w:delText>
        </w:r>
      </w:del>
    </w:p>
    <w:p w14:paraId="23218551" w14:textId="6A829073" w:rsidR="005534A6" w:rsidDel="00825E7F" w:rsidRDefault="00815201">
      <w:pPr>
        <w:pStyle w:val="Bibliography"/>
        <w:rPr>
          <w:del w:id="786" w:author="Sher, Kenneth" w:date="2021-09-14T19:18:00Z"/>
        </w:rPr>
      </w:pPr>
      <w:del w:id="787" w:author="Sher, Kenneth" w:date="2021-09-14T19:18:00Z">
        <w:r w:rsidDel="00825E7F">
          <w:delText xml:space="preserve">31. Kelley, K. &amp; Preacher, K. J. On effect size. </w:delText>
        </w:r>
        <w:r w:rsidDel="00825E7F">
          <w:rPr>
            <w:i/>
          </w:rPr>
          <w:delText>Psychological methods</w:delText>
        </w:r>
        <w:r w:rsidDel="00825E7F">
          <w:delText xml:space="preserve"> </w:delText>
        </w:r>
        <w:r w:rsidDel="00825E7F">
          <w:rPr>
            <w:b/>
          </w:rPr>
          <w:delText>17,</w:delText>
        </w:r>
        <w:r w:rsidDel="00825E7F">
          <w:delText xml:space="preserve"> 137 (2012).</w:delText>
        </w:r>
      </w:del>
    </w:p>
    <w:p w14:paraId="580447BF" w14:textId="136E2010" w:rsidR="005534A6" w:rsidDel="00825E7F" w:rsidRDefault="00815201">
      <w:pPr>
        <w:pStyle w:val="Bibliography"/>
        <w:rPr>
          <w:del w:id="788" w:author="Sher, Kenneth" w:date="2021-09-14T19:18:00Z"/>
        </w:rPr>
      </w:pPr>
      <w:del w:id="789" w:author="Sher, Kenneth" w:date="2021-09-14T19:18:00Z">
        <w:r w:rsidDel="00825E7F">
          <w:delText xml:space="preserve">32. Kirk, R. E. Practical significance: A concept whose time has come. </w:delText>
        </w:r>
        <w:r w:rsidDel="00825E7F">
          <w:rPr>
            <w:i/>
          </w:rPr>
          <w:delText>Educational and psychological measurement</w:delText>
        </w:r>
        <w:r w:rsidDel="00825E7F">
          <w:delText xml:space="preserve"> </w:delText>
        </w:r>
        <w:r w:rsidDel="00825E7F">
          <w:rPr>
            <w:b/>
          </w:rPr>
          <w:delText>56,</w:delText>
        </w:r>
        <w:r w:rsidDel="00825E7F">
          <w:delText xml:space="preserve"> 746–759 (1996).</w:delText>
        </w:r>
      </w:del>
    </w:p>
    <w:p w14:paraId="374143A1" w14:textId="40D4661A" w:rsidR="005534A6" w:rsidDel="00825E7F" w:rsidRDefault="00815201">
      <w:pPr>
        <w:pStyle w:val="Bibliography"/>
        <w:rPr>
          <w:del w:id="790" w:author="Sher, Kenneth" w:date="2021-09-14T19:18:00Z"/>
        </w:rPr>
      </w:pPr>
      <w:del w:id="791" w:author="Sher, Kenneth" w:date="2021-09-14T19:18:00Z">
        <w:r w:rsidDel="00825E7F">
          <w:delText xml:space="preserve">33. Fidler, F., Thomason, N., Cumming, G., Finch, S. &amp; Leeman, J. Editors can lead researchers to confidence intervals, but can’t make them think: Statistical reform lessons from medicine. </w:delText>
        </w:r>
        <w:r w:rsidDel="00825E7F">
          <w:rPr>
            <w:i/>
          </w:rPr>
          <w:delText>Psychological Science</w:delText>
        </w:r>
        <w:r w:rsidDel="00825E7F">
          <w:delText xml:space="preserve"> </w:delText>
        </w:r>
        <w:r w:rsidDel="00825E7F">
          <w:rPr>
            <w:b/>
          </w:rPr>
          <w:delText>15,</w:delText>
        </w:r>
        <w:r w:rsidDel="00825E7F">
          <w:delText xml:space="preserve"> 119–126 (2004).</w:delText>
        </w:r>
      </w:del>
    </w:p>
    <w:p w14:paraId="5DCC37C6" w14:textId="40F43CD5" w:rsidR="005534A6" w:rsidDel="00825E7F" w:rsidRDefault="00815201">
      <w:pPr>
        <w:pStyle w:val="Bibliography"/>
        <w:rPr>
          <w:del w:id="792" w:author="Sher, Kenneth" w:date="2021-09-14T19:18:00Z"/>
        </w:rPr>
      </w:pPr>
      <w:del w:id="793" w:author="Sher, Kenneth" w:date="2021-09-14T19:18:00Z">
        <w:r w:rsidDel="00825E7F">
          <w:delText xml:space="preserve">34. McGrath, R. E. &amp; Meyer, G. J. When effect sizes disagree: The case of r and d. </w:delText>
        </w:r>
        <w:r w:rsidDel="00825E7F">
          <w:rPr>
            <w:i/>
          </w:rPr>
          <w:delText>Psychological methods</w:delText>
        </w:r>
        <w:r w:rsidDel="00825E7F">
          <w:delText xml:space="preserve"> </w:delText>
        </w:r>
        <w:r w:rsidDel="00825E7F">
          <w:rPr>
            <w:b/>
          </w:rPr>
          <w:delText>11,</w:delText>
        </w:r>
        <w:r w:rsidDel="00825E7F">
          <w:delText xml:space="preserve"> 386 (2006).</w:delText>
        </w:r>
      </w:del>
    </w:p>
    <w:p w14:paraId="7E84A149" w14:textId="74B46AA8" w:rsidR="005534A6" w:rsidDel="00825E7F" w:rsidRDefault="00815201">
      <w:pPr>
        <w:pStyle w:val="Bibliography"/>
        <w:rPr>
          <w:del w:id="794" w:author="Sher, Kenneth" w:date="2021-09-14T19:18:00Z"/>
        </w:rPr>
      </w:pPr>
      <w:del w:id="795" w:author="Sher, Kenneth" w:date="2021-09-14T19:18:00Z">
        <w:r w:rsidDel="00825E7F">
          <w:delText xml:space="preserve">35. Mojtabai, R., Olfson, M. &amp; Han, B. National trends in the prevalence and treatment of depression in adolescents and young adults. </w:delText>
        </w:r>
        <w:r w:rsidDel="00825E7F">
          <w:rPr>
            <w:i/>
          </w:rPr>
          <w:delText>Pediatrics</w:delText>
        </w:r>
        <w:r w:rsidDel="00825E7F">
          <w:delText xml:space="preserve"> </w:delText>
        </w:r>
        <w:r w:rsidDel="00825E7F">
          <w:rPr>
            <w:b/>
          </w:rPr>
          <w:delText>138,</w:delText>
        </w:r>
        <w:r w:rsidDel="00825E7F">
          <w:delText xml:space="preserve"> e20161878 (2016).</w:delText>
        </w:r>
      </w:del>
    </w:p>
    <w:p w14:paraId="412C5F1C" w14:textId="787FF4D4" w:rsidR="005534A6" w:rsidDel="00825E7F" w:rsidRDefault="00815201">
      <w:pPr>
        <w:pStyle w:val="Bibliography"/>
        <w:rPr>
          <w:del w:id="796" w:author="Sher, Kenneth" w:date="2021-09-14T19:18:00Z"/>
        </w:rPr>
      </w:pPr>
      <w:del w:id="797" w:author="Sher, Kenneth" w:date="2021-09-14T19:18:00Z">
        <w:r w:rsidDel="00825E7F">
          <w:delText xml:space="preserve">36. Rosenthal, R., Rosnow, R. L. &amp; Rubin, D. B. </w:delText>
        </w:r>
        <w:r w:rsidDel="00825E7F">
          <w:rPr>
            <w:i/>
          </w:rPr>
          <w:delText>Contrasts and effect sizes in behavioral research: A correlational approach</w:delText>
        </w:r>
        <w:r w:rsidDel="00825E7F">
          <w:delText>. (Cambridge University Press, 2000).</w:delText>
        </w:r>
      </w:del>
    </w:p>
    <w:p w14:paraId="5E499D19" w14:textId="4D2306F8" w:rsidR="005534A6" w:rsidDel="00825E7F" w:rsidRDefault="00815201">
      <w:pPr>
        <w:pStyle w:val="Bibliography"/>
        <w:rPr>
          <w:del w:id="798" w:author="Sher, Kenneth" w:date="2021-09-14T19:18:00Z"/>
        </w:rPr>
      </w:pPr>
      <w:del w:id="799" w:author="Sher, Kenneth" w:date="2021-09-14T19:18:00Z">
        <w:r w:rsidDel="00825E7F">
          <w:delText xml:space="preserve">37. Babchishin, K. M. &amp; Helmus, L.-M. The influence of base rates on correlations: An evaluation of proposed alternative effect sizes with real-world data. </w:delText>
        </w:r>
        <w:r w:rsidDel="00825E7F">
          <w:rPr>
            <w:i/>
          </w:rPr>
          <w:delText>Behavior research methods</w:delText>
        </w:r>
        <w:r w:rsidDel="00825E7F">
          <w:delText xml:space="preserve"> </w:delText>
        </w:r>
        <w:r w:rsidDel="00825E7F">
          <w:rPr>
            <w:b/>
          </w:rPr>
          <w:delText>48,</w:delText>
        </w:r>
        <w:r w:rsidDel="00825E7F">
          <w:delText xml:space="preserve"> 1021–1031 (2016).</w:delText>
        </w:r>
      </w:del>
    </w:p>
    <w:p w14:paraId="491C9F73" w14:textId="40970749" w:rsidR="005534A6" w:rsidDel="00825E7F" w:rsidRDefault="00815201">
      <w:pPr>
        <w:pStyle w:val="Bibliography"/>
        <w:rPr>
          <w:del w:id="800" w:author="Sher, Kenneth" w:date="2021-09-14T19:18:00Z"/>
        </w:rPr>
      </w:pPr>
      <w:del w:id="801" w:author="Sher, Kenneth" w:date="2021-09-14T19:18:00Z">
        <w:r w:rsidDel="00825E7F">
          <w:delText xml:space="preserve">38. Simonsohn, U., Nelson, L. D. &amp; Simmons, J. P. P-curve: A key to the file-drawer. </w:delText>
        </w:r>
        <w:r w:rsidDel="00825E7F">
          <w:rPr>
            <w:i/>
          </w:rPr>
          <w:delText>Journal of experimental psychology: General</w:delText>
        </w:r>
        <w:r w:rsidDel="00825E7F">
          <w:delText xml:space="preserve"> </w:delText>
        </w:r>
        <w:r w:rsidDel="00825E7F">
          <w:rPr>
            <w:b/>
          </w:rPr>
          <w:delText>143,</w:delText>
        </w:r>
        <w:r w:rsidDel="00825E7F">
          <w:delText xml:space="preserve"> 534 (2014).</w:delText>
        </w:r>
      </w:del>
    </w:p>
    <w:p w14:paraId="6A1DD0AC" w14:textId="2BEA1CD1" w:rsidR="005534A6" w:rsidDel="00825E7F" w:rsidRDefault="00815201">
      <w:pPr>
        <w:pStyle w:val="Bibliography"/>
        <w:rPr>
          <w:del w:id="802" w:author="Sher, Kenneth" w:date="2021-09-14T19:18:00Z"/>
        </w:rPr>
      </w:pPr>
      <w:del w:id="803" w:author="Sher, Kenneth" w:date="2021-09-14T19:18:00Z">
        <w:r w:rsidDel="00825E7F">
          <w:delText xml:space="preserve">39. Ashton, J. C. It has not been proven why or that most research findings are false. </w:delText>
        </w:r>
        <w:r w:rsidDel="00825E7F">
          <w:rPr>
            <w:i/>
          </w:rPr>
          <w:delText>Medical hypotheses</w:delText>
        </w:r>
        <w:r w:rsidDel="00825E7F">
          <w:delText xml:space="preserve"> </w:delText>
        </w:r>
        <w:r w:rsidDel="00825E7F">
          <w:rPr>
            <w:b/>
          </w:rPr>
          <w:delText>113,</w:delText>
        </w:r>
        <w:r w:rsidDel="00825E7F">
          <w:delText xml:space="preserve"> 27–29 (2018).</w:delText>
        </w:r>
      </w:del>
    </w:p>
    <w:p w14:paraId="14DB44C8" w14:textId="65443CF1" w:rsidR="005534A6" w:rsidDel="00825E7F" w:rsidRDefault="00815201">
      <w:pPr>
        <w:pStyle w:val="Bibliography"/>
        <w:rPr>
          <w:del w:id="804" w:author="Sher, Kenneth" w:date="2021-09-14T19:18:00Z"/>
        </w:rPr>
      </w:pPr>
      <w:del w:id="805" w:author="Sher, Kenneth" w:date="2021-09-14T19:18:00Z">
        <w:r w:rsidDel="00825E7F">
          <w:delText xml:space="preserve">40. Bakker, M., Dijk, A. van &amp; Wicherts, J. M. The rules of the game called psychological science. </w:delText>
        </w:r>
        <w:r w:rsidDel="00825E7F">
          <w:rPr>
            <w:i/>
          </w:rPr>
          <w:delText>Perspectives on Psychological Science</w:delText>
        </w:r>
        <w:r w:rsidDel="00825E7F">
          <w:delText xml:space="preserve"> </w:delText>
        </w:r>
        <w:r w:rsidDel="00825E7F">
          <w:rPr>
            <w:b/>
          </w:rPr>
          <w:delText>7,</w:delText>
        </w:r>
        <w:r w:rsidDel="00825E7F">
          <w:delText xml:space="preserve"> 543–554 (2012).</w:delText>
        </w:r>
      </w:del>
    </w:p>
    <w:p w14:paraId="3AEA6E85" w14:textId="56CA85BC" w:rsidR="005534A6" w:rsidDel="00825E7F" w:rsidRDefault="00815201">
      <w:pPr>
        <w:pStyle w:val="Bibliography"/>
        <w:rPr>
          <w:del w:id="806" w:author="Sher, Kenneth" w:date="2021-09-14T19:18:00Z"/>
        </w:rPr>
      </w:pPr>
      <w:del w:id="807" w:author="Sher, Kenneth" w:date="2021-09-14T19:18:00Z">
        <w:r w:rsidDel="00825E7F">
          <w:delText xml:space="preserve">41. Ioannidis, J. P. Why most discovered true associations are inflated. </w:delText>
        </w:r>
        <w:r w:rsidDel="00825E7F">
          <w:rPr>
            <w:i/>
          </w:rPr>
          <w:delText>Epidemiology</w:delText>
        </w:r>
        <w:r w:rsidDel="00825E7F">
          <w:delText xml:space="preserve"> 640–648 (2008).</w:delText>
        </w:r>
      </w:del>
    </w:p>
    <w:p w14:paraId="4E9EB131" w14:textId="20858D82" w:rsidR="005534A6" w:rsidDel="00825E7F" w:rsidRDefault="00815201">
      <w:pPr>
        <w:pStyle w:val="Bibliography"/>
        <w:rPr>
          <w:del w:id="808" w:author="Sher, Kenneth" w:date="2021-09-14T19:18:00Z"/>
        </w:rPr>
      </w:pPr>
      <w:del w:id="809" w:author="Sher, Kenneth" w:date="2021-09-14T19:18:00Z">
        <w:r w:rsidDel="00825E7F">
          <w:delText xml:space="preserve">42. Gignac, G. E. &amp; Szodorai, E. T. Effect size guidelines for individual differences researchers. </w:delText>
        </w:r>
        <w:r w:rsidDel="00825E7F">
          <w:rPr>
            <w:i/>
          </w:rPr>
          <w:delText>Personality and individual differences</w:delText>
        </w:r>
        <w:r w:rsidDel="00825E7F">
          <w:delText xml:space="preserve"> </w:delText>
        </w:r>
        <w:r w:rsidDel="00825E7F">
          <w:rPr>
            <w:b/>
          </w:rPr>
          <w:delText>102,</w:delText>
        </w:r>
        <w:r w:rsidDel="00825E7F">
          <w:delText xml:space="preserve"> 74–78 (2016).</w:delText>
        </w:r>
      </w:del>
    </w:p>
    <w:p w14:paraId="39008C94" w14:textId="141C797C" w:rsidR="005534A6" w:rsidDel="00825E7F" w:rsidRDefault="00815201">
      <w:pPr>
        <w:pStyle w:val="Bibliography"/>
        <w:rPr>
          <w:del w:id="810" w:author="Sher, Kenneth" w:date="2021-09-14T19:18:00Z"/>
        </w:rPr>
      </w:pPr>
      <w:del w:id="811" w:author="Sher, Kenneth" w:date="2021-09-14T19:18:00Z">
        <w:r w:rsidDel="00825E7F">
          <w:delText>43. Hemphill, J. F. Interpreting the magnitudes of correlation coefficients. (2003).</w:delText>
        </w:r>
      </w:del>
    </w:p>
    <w:p w14:paraId="651DD332" w14:textId="3169FDB1" w:rsidR="005534A6" w:rsidDel="00825E7F" w:rsidRDefault="00815201">
      <w:pPr>
        <w:pStyle w:val="Bibliography"/>
        <w:rPr>
          <w:del w:id="812" w:author="Sher, Kenneth" w:date="2021-09-14T19:18:00Z"/>
        </w:rPr>
      </w:pPr>
      <w:del w:id="813" w:author="Sher, Kenneth" w:date="2021-09-14T19:18:00Z">
        <w:r w:rsidDel="00825E7F">
          <w:delText xml:space="preserve">44. Funder, D. C. &amp; Ozer, D. J. Evaluating effect size in psychological research: Sense and nonsense. </w:delText>
        </w:r>
        <w:r w:rsidDel="00825E7F">
          <w:rPr>
            <w:i/>
          </w:rPr>
          <w:delText>Advances in Methods and Practices in Psychological Science</w:delText>
        </w:r>
        <w:r w:rsidDel="00825E7F">
          <w:delText xml:space="preserve"> </w:delText>
        </w:r>
        <w:r w:rsidDel="00825E7F">
          <w:rPr>
            <w:b/>
          </w:rPr>
          <w:delText>2,</w:delText>
        </w:r>
        <w:r w:rsidDel="00825E7F">
          <w:delText xml:space="preserve"> 156–168 (2019).</w:delText>
        </w:r>
      </w:del>
    </w:p>
    <w:p w14:paraId="443BFF4E" w14:textId="0D81B9CB" w:rsidR="005534A6" w:rsidDel="00825E7F" w:rsidRDefault="00815201">
      <w:pPr>
        <w:pStyle w:val="Bibliography"/>
        <w:rPr>
          <w:del w:id="814" w:author="Sher, Kenneth" w:date="2021-09-14T19:18:00Z"/>
        </w:rPr>
      </w:pPr>
      <w:del w:id="815" w:author="Sher, Kenneth" w:date="2021-09-14T19:18:00Z">
        <w:r w:rsidDel="00825E7F">
          <w:delText xml:space="preserve">45. Abelson, R. P. A variance explanation paradox: When a little is a lot. </w:delText>
        </w:r>
        <w:r w:rsidDel="00825E7F">
          <w:rPr>
            <w:i/>
          </w:rPr>
          <w:delText>Psychological Bulletin</w:delText>
        </w:r>
        <w:r w:rsidDel="00825E7F">
          <w:delText xml:space="preserve"> </w:delText>
        </w:r>
        <w:r w:rsidDel="00825E7F">
          <w:rPr>
            <w:b/>
          </w:rPr>
          <w:delText>97,</w:delText>
        </w:r>
        <w:r w:rsidDel="00825E7F">
          <w:delText xml:space="preserve"> 129 (1985).</w:delText>
        </w:r>
      </w:del>
    </w:p>
    <w:p w14:paraId="4CBE1A84" w14:textId="390AB222" w:rsidR="005534A6" w:rsidDel="00825E7F" w:rsidRDefault="00815201">
      <w:pPr>
        <w:pStyle w:val="Bibliography"/>
        <w:rPr>
          <w:del w:id="816" w:author="Sher, Kenneth" w:date="2021-09-14T19:18:00Z"/>
        </w:rPr>
      </w:pPr>
      <w:del w:id="817" w:author="Sher, Kenneth" w:date="2021-09-14T19:18:00Z">
        <w:r w:rsidDel="00825E7F">
          <w:delText xml:space="preserve">46. Jernigan, T. L., Gamst, A. C., Fennema-Notestine, C. &amp; Ostergaard, A. L. More ‘mapping’ in brain mapping: Statistical comparison of effects. </w:delText>
        </w:r>
        <w:r w:rsidDel="00825E7F">
          <w:rPr>
            <w:i/>
          </w:rPr>
          <w:delText>Human brain mapping</w:delText>
        </w:r>
        <w:r w:rsidDel="00825E7F">
          <w:delText xml:space="preserve"> </w:delText>
        </w:r>
        <w:r w:rsidDel="00825E7F">
          <w:rPr>
            <w:b/>
          </w:rPr>
          <w:delText>19,</w:delText>
        </w:r>
        <w:r w:rsidDel="00825E7F">
          <w:delText xml:space="preserve"> 90–95 (2003).</w:delText>
        </w:r>
      </w:del>
    </w:p>
    <w:p w14:paraId="340C2939" w14:textId="6CFBA0C9" w:rsidR="005534A6" w:rsidDel="00825E7F" w:rsidRDefault="00815201">
      <w:pPr>
        <w:pStyle w:val="Bibliography"/>
        <w:rPr>
          <w:del w:id="818" w:author="Sher, Kenneth" w:date="2021-09-14T19:18:00Z"/>
        </w:rPr>
      </w:pPr>
      <w:del w:id="819" w:author="Sher, Kenneth" w:date="2021-09-14T19:18:00Z">
        <w:r w:rsidDel="00825E7F">
          <w:delText xml:space="preserve">47. Cremers, H. R., Wager, T. D. &amp; Yarkoni, T. The relation between statistical power and inference in fMRI. </w:delText>
        </w:r>
        <w:r w:rsidDel="00825E7F">
          <w:rPr>
            <w:i/>
          </w:rPr>
          <w:delText>PloS one</w:delText>
        </w:r>
        <w:r w:rsidDel="00825E7F">
          <w:delText xml:space="preserve"> </w:delText>
        </w:r>
        <w:r w:rsidDel="00825E7F">
          <w:rPr>
            <w:b/>
          </w:rPr>
          <w:delText>12,</w:delText>
        </w:r>
        <w:r w:rsidDel="00825E7F">
          <w:delText xml:space="preserve"> (2017).</w:delText>
        </w:r>
      </w:del>
    </w:p>
    <w:p w14:paraId="51963F6E" w14:textId="31B790FD" w:rsidR="005534A6" w:rsidDel="00825E7F" w:rsidRDefault="00815201">
      <w:pPr>
        <w:pStyle w:val="Bibliography"/>
        <w:rPr>
          <w:del w:id="820" w:author="Sher, Kenneth" w:date="2021-09-14T19:18:00Z"/>
        </w:rPr>
      </w:pPr>
      <w:del w:id="821" w:author="Sher, Kenneth" w:date="2021-09-14T19:18:00Z">
        <w:r w:rsidDel="00825E7F">
          <w:delText xml:space="preserve">48. Purcell, S., Wray, N., Stone, J. &amp; Visscher, P. O0Donovan mc, sullivan pf et al. common polygenic variation contributes to risk of schizophrenia and bipolar disorder. </w:delText>
        </w:r>
        <w:r w:rsidDel="00825E7F">
          <w:rPr>
            <w:i/>
          </w:rPr>
          <w:delText>Nature</w:delText>
        </w:r>
        <w:r w:rsidDel="00825E7F">
          <w:delText xml:space="preserve"> </w:delText>
        </w:r>
        <w:r w:rsidDel="00825E7F">
          <w:rPr>
            <w:b/>
          </w:rPr>
          <w:delText>460,</w:delText>
        </w:r>
        <w:r w:rsidDel="00825E7F">
          <w:delText xml:space="preserve"> 748–752 (2009).</w:delText>
        </w:r>
      </w:del>
    </w:p>
    <w:p w14:paraId="0C0C42FE" w14:textId="2C399642" w:rsidR="005534A6" w:rsidDel="00825E7F" w:rsidRDefault="00815201">
      <w:pPr>
        <w:pStyle w:val="Bibliography"/>
        <w:rPr>
          <w:del w:id="822" w:author="Sher, Kenneth" w:date="2021-09-14T19:18:00Z"/>
        </w:rPr>
      </w:pPr>
      <w:del w:id="823" w:author="Sher, Kenneth" w:date="2021-09-14T19:18:00Z">
        <w:r w:rsidDel="00825E7F">
          <w:delText xml:space="preserve">49. Zhao, W. </w:delText>
        </w:r>
        <w:r w:rsidDel="00825E7F">
          <w:rPr>
            <w:i/>
          </w:rPr>
          <w:delText>et al.</w:delText>
        </w:r>
        <w:r w:rsidDel="00825E7F">
          <w:delText xml:space="preserve"> The bayesian polyvertex score (pvs-b): A whole-brain phenotypic prediction framework for neuroimaging studies. </w:delText>
        </w:r>
        <w:r w:rsidDel="00825E7F">
          <w:rPr>
            <w:i/>
          </w:rPr>
          <w:delText>bioRxiv</w:delText>
        </w:r>
        <w:r w:rsidDel="00825E7F">
          <w:delText xml:space="preserve"> 813915 (2019).</w:delText>
        </w:r>
      </w:del>
    </w:p>
    <w:p w14:paraId="4D72D08E" w14:textId="5324D411" w:rsidR="005534A6" w:rsidDel="00825E7F" w:rsidRDefault="00815201">
      <w:pPr>
        <w:pStyle w:val="Bibliography"/>
        <w:rPr>
          <w:del w:id="824" w:author="Sher, Kenneth" w:date="2021-09-14T19:18:00Z"/>
        </w:rPr>
      </w:pPr>
      <w:del w:id="825" w:author="Sher, Kenneth" w:date="2021-09-14T19:18:00Z">
        <w:r w:rsidDel="00825E7F">
          <w:delText xml:space="preserve">50. Meer, D. van der </w:delText>
        </w:r>
        <w:r w:rsidDel="00825E7F">
          <w:rPr>
            <w:i/>
          </w:rPr>
          <w:delText>et al.</w:delText>
        </w:r>
        <w:r w:rsidDel="00825E7F">
          <w:delText xml:space="preserve"> Making the mostest of imaging genetics. </w:delText>
        </w:r>
        <w:r w:rsidDel="00825E7F">
          <w:rPr>
            <w:i/>
          </w:rPr>
          <w:delText>bioRxiv</w:delText>
        </w:r>
        <w:r w:rsidDel="00825E7F">
          <w:delText xml:space="preserve"> 767905 (2019).</w:delText>
        </w:r>
      </w:del>
    </w:p>
    <w:p w14:paraId="48B7BFF6" w14:textId="19038D35" w:rsidR="005534A6" w:rsidDel="00825E7F" w:rsidRDefault="00815201">
      <w:pPr>
        <w:pStyle w:val="Bibliography"/>
        <w:rPr>
          <w:del w:id="826" w:author="Sher, Kenneth" w:date="2021-09-14T19:18:00Z"/>
        </w:rPr>
      </w:pPr>
      <w:del w:id="827" w:author="Sher, Kenneth" w:date="2021-09-14T19:18:00Z">
        <w:r w:rsidDel="00825E7F">
          <w:delText xml:space="preserve">51. Palmer, C. E. </w:delText>
        </w:r>
        <w:r w:rsidDel="00825E7F">
          <w:rPr>
            <w:i/>
          </w:rPr>
          <w:delText>et al.</w:delText>
        </w:r>
        <w:r w:rsidDel="00825E7F">
          <w:delText xml:space="preserve"> Fluid and crystallised intelligence are associated with distinct regionalisation patterns of cortical morphology. </w:delText>
        </w:r>
        <w:r w:rsidDel="00825E7F">
          <w:rPr>
            <w:i/>
          </w:rPr>
          <w:delText>bioRxiv</w:delText>
        </w:r>
        <w:r w:rsidDel="00825E7F">
          <w:delText xml:space="preserve"> (2020).</w:delText>
        </w:r>
      </w:del>
    </w:p>
    <w:p w14:paraId="4C4C1B2E" w14:textId="7676FB1E" w:rsidR="005534A6" w:rsidDel="00825E7F" w:rsidRDefault="00815201">
      <w:pPr>
        <w:pStyle w:val="Bibliography"/>
        <w:rPr>
          <w:del w:id="828" w:author="Sher, Kenneth" w:date="2021-09-14T19:18:00Z"/>
        </w:rPr>
      </w:pPr>
      <w:del w:id="829" w:author="Sher, Kenneth" w:date="2021-09-14T19:18:00Z">
        <w:r w:rsidDel="00825E7F">
          <w:delText xml:space="preserve">52. Palmer, C. E. </w:delText>
        </w:r>
        <w:r w:rsidDel="00825E7F">
          <w:rPr>
            <w:i/>
          </w:rPr>
          <w:delText>et al.</w:delText>
        </w:r>
        <w:r w:rsidDel="00825E7F">
          <w:delText xml:space="preserve"> Determining the association between cortical morphology and cognition in 10,145 children from the adolescent brain and cognitive development (abcd) study using the mostest. </w:delText>
        </w:r>
        <w:r w:rsidDel="00825E7F">
          <w:rPr>
            <w:i/>
          </w:rPr>
          <w:delText>BioRxiv</w:delText>
        </w:r>
        <w:r w:rsidDel="00825E7F">
          <w:delText xml:space="preserve"> 816025 (2019).</w:delText>
        </w:r>
      </w:del>
    </w:p>
    <w:p w14:paraId="1EBB933F" w14:textId="6BB6D83A" w:rsidR="005534A6" w:rsidDel="00825E7F" w:rsidRDefault="00815201">
      <w:pPr>
        <w:pStyle w:val="Bibliography"/>
        <w:rPr>
          <w:del w:id="830" w:author="Sher, Kenneth" w:date="2021-09-14T19:18:00Z"/>
        </w:rPr>
      </w:pPr>
      <w:del w:id="831" w:author="Sher, Kenneth" w:date="2021-09-14T19:18:00Z">
        <w:r w:rsidDel="00825E7F">
          <w:delText xml:space="preserve">53. Bruin, W., Denys, D. &amp; Wingen, G. van. Diagnostic neuroimaging markers of obsessive-compulsive disorder: Initial evidence from structural and functional mri studies. </w:delText>
        </w:r>
        <w:r w:rsidDel="00825E7F">
          <w:rPr>
            <w:i/>
          </w:rPr>
          <w:delText>Progress in Neuro-Psychopharmacology and Biological Psychiatry</w:delText>
        </w:r>
        <w:r w:rsidDel="00825E7F">
          <w:delText xml:space="preserve"> </w:delText>
        </w:r>
        <w:r w:rsidDel="00825E7F">
          <w:rPr>
            <w:b/>
          </w:rPr>
          <w:delText>91,</w:delText>
        </w:r>
        <w:r w:rsidDel="00825E7F">
          <w:delText xml:space="preserve"> 49–59 (2019).</w:delText>
        </w:r>
      </w:del>
    </w:p>
    <w:p w14:paraId="1D0CA211" w14:textId="66B31E99" w:rsidR="005534A6" w:rsidDel="00825E7F" w:rsidRDefault="00815201">
      <w:pPr>
        <w:pStyle w:val="Bibliography"/>
        <w:rPr>
          <w:del w:id="832" w:author="Sher, Kenneth" w:date="2021-09-14T19:18:00Z"/>
        </w:rPr>
      </w:pPr>
      <w:del w:id="833" w:author="Sher, Kenneth" w:date="2021-09-14T19:18:00Z">
        <w:r w:rsidDel="00825E7F">
          <w:delText xml:space="preserve">54. Reddan, M. C., Lindquist, M. A. &amp; Wager, T. D. Effect size estimation in neuroimaging. </w:delText>
        </w:r>
        <w:r w:rsidDel="00825E7F">
          <w:rPr>
            <w:i/>
          </w:rPr>
          <w:delText>JAMA psychiatry</w:delText>
        </w:r>
        <w:r w:rsidDel="00825E7F">
          <w:delText xml:space="preserve"> </w:delText>
        </w:r>
        <w:r w:rsidDel="00825E7F">
          <w:rPr>
            <w:b/>
          </w:rPr>
          <w:delText>74,</w:delText>
        </w:r>
        <w:r w:rsidDel="00825E7F">
          <w:delText xml:space="preserve"> 207–208 (2017).</w:delText>
        </w:r>
      </w:del>
    </w:p>
    <w:p w14:paraId="08B23946" w14:textId="55E3B271" w:rsidR="005534A6" w:rsidDel="00825E7F" w:rsidRDefault="00815201">
      <w:pPr>
        <w:pStyle w:val="Bibliography"/>
        <w:rPr>
          <w:del w:id="834" w:author="Sher, Kenneth" w:date="2021-09-14T19:18:00Z"/>
        </w:rPr>
      </w:pPr>
      <w:del w:id="835" w:author="Sher, Kenneth" w:date="2021-09-14T19:18:00Z">
        <w:r w:rsidDel="00825E7F">
          <w:delText xml:space="preserve">55. Chang, L. J., Gianaros, P. J., Manuck, S. B., Krishnan, A. &amp; Wager, T. D. A sensitive and specific neural signature for picture-induced negative affect. </w:delText>
        </w:r>
        <w:r w:rsidDel="00825E7F">
          <w:rPr>
            <w:i/>
          </w:rPr>
          <w:delText>PLoS biology</w:delText>
        </w:r>
        <w:r w:rsidDel="00825E7F">
          <w:delText xml:space="preserve"> </w:delText>
        </w:r>
        <w:r w:rsidDel="00825E7F">
          <w:rPr>
            <w:b/>
          </w:rPr>
          <w:delText>13,</w:delText>
        </w:r>
        <w:r w:rsidDel="00825E7F">
          <w:delText xml:space="preserve"> (2015).</w:delText>
        </w:r>
      </w:del>
    </w:p>
    <w:p w14:paraId="384BF6C4" w14:textId="6EFDD717" w:rsidR="005534A6" w:rsidDel="00825E7F" w:rsidRDefault="00815201">
      <w:pPr>
        <w:pStyle w:val="Bibliography"/>
        <w:rPr>
          <w:del w:id="836" w:author="Sher, Kenneth" w:date="2021-09-14T19:18:00Z"/>
        </w:rPr>
      </w:pPr>
      <w:del w:id="837" w:author="Sher, Kenneth" w:date="2021-09-14T19:18:00Z">
        <w:r w:rsidDel="00825E7F">
          <w:delText xml:space="preserve">56. Fan, C. C. </w:delText>
        </w:r>
        <w:r w:rsidDel="00825E7F">
          <w:rPr>
            <w:i/>
          </w:rPr>
          <w:delText>et al.</w:delText>
        </w:r>
        <w:r w:rsidDel="00825E7F">
          <w:delText xml:space="preserve"> Modeling the 3D geometry of the cortical surface with genetic ancestry. </w:delText>
        </w:r>
        <w:r w:rsidDel="00825E7F">
          <w:rPr>
            <w:i/>
          </w:rPr>
          <w:delText>Current Biology</w:delText>
        </w:r>
        <w:r w:rsidDel="00825E7F">
          <w:delText xml:space="preserve"> </w:delText>
        </w:r>
        <w:r w:rsidDel="00825E7F">
          <w:rPr>
            <w:b/>
          </w:rPr>
          <w:delText>25,</w:delText>
        </w:r>
        <w:r w:rsidDel="00825E7F">
          <w:delText xml:space="preserve"> 1988–1992 (2015).</w:delText>
        </w:r>
      </w:del>
    </w:p>
    <w:p w14:paraId="554689DB" w14:textId="39A2478F" w:rsidR="005534A6" w:rsidDel="00825E7F" w:rsidRDefault="00815201">
      <w:pPr>
        <w:pStyle w:val="Bibliography"/>
        <w:rPr>
          <w:del w:id="838" w:author="Sher, Kenneth" w:date="2021-09-14T19:18:00Z"/>
        </w:rPr>
      </w:pPr>
      <w:del w:id="839" w:author="Sher, Kenneth" w:date="2021-09-14T19:18:00Z">
        <w:r w:rsidDel="00825E7F">
          <w:delText xml:space="preserve">57. Pearl, J. Comments on: The tale wagged by the dag. </w:delText>
        </w:r>
        <w:r w:rsidDel="00825E7F">
          <w:rPr>
            <w:i/>
          </w:rPr>
          <w:delText>International journal of epidemiology</w:delText>
        </w:r>
        <w:r w:rsidDel="00825E7F">
          <w:delText xml:space="preserve"> </w:delText>
        </w:r>
        <w:r w:rsidDel="00825E7F">
          <w:rPr>
            <w:b/>
          </w:rPr>
          <w:delText>47,</w:delText>
        </w:r>
        <w:r w:rsidDel="00825E7F">
          <w:delText xml:space="preserve"> 1002–1004 (2018).</w:delText>
        </w:r>
      </w:del>
    </w:p>
    <w:p w14:paraId="0E23696F" w14:textId="085DF762" w:rsidR="005534A6" w:rsidDel="00825E7F" w:rsidRDefault="00815201">
      <w:pPr>
        <w:pStyle w:val="Bibliography"/>
        <w:rPr>
          <w:del w:id="840" w:author="Sher, Kenneth" w:date="2021-09-14T19:18:00Z"/>
        </w:rPr>
      </w:pPr>
      <w:del w:id="841" w:author="Sher, Kenneth" w:date="2021-09-14T19:18:00Z">
        <w:r w:rsidDel="00825E7F">
          <w:delText xml:space="preserve">58. Krieger, N. &amp; Davey Smith, G. The tale wagged by the dag: Broadening the scope of causal inference and explanation for epidemiology. </w:delText>
        </w:r>
        <w:r w:rsidDel="00825E7F">
          <w:rPr>
            <w:i/>
          </w:rPr>
          <w:delText>International journal of epidemiology</w:delText>
        </w:r>
        <w:r w:rsidDel="00825E7F">
          <w:delText xml:space="preserve"> </w:delText>
        </w:r>
        <w:r w:rsidDel="00825E7F">
          <w:rPr>
            <w:b/>
          </w:rPr>
          <w:delText>45,</w:delText>
        </w:r>
        <w:r w:rsidDel="00825E7F">
          <w:delText xml:space="preserve"> 1787–1808 (2016).</w:delText>
        </w:r>
      </w:del>
    </w:p>
    <w:p w14:paraId="7F9076C0" w14:textId="63AC93E5" w:rsidR="005534A6" w:rsidDel="00825E7F" w:rsidRDefault="00815201">
      <w:pPr>
        <w:pStyle w:val="Bibliography"/>
        <w:rPr>
          <w:del w:id="842" w:author="Sher, Kenneth" w:date="2021-09-14T19:18:00Z"/>
        </w:rPr>
      </w:pPr>
      <w:del w:id="843" w:author="Sher, Kenneth" w:date="2021-09-14T19:18:00Z">
        <w:r w:rsidDel="00825E7F">
          <w:delText xml:space="preserve">59. Cox, D. R. Causality: Some statistical aspects. </w:delText>
        </w:r>
        <w:r w:rsidDel="00825E7F">
          <w:rPr>
            <w:i/>
          </w:rPr>
          <w:delText>Journal of the Royal Statistical Society: Series A (Statistics in Society)</w:delText>
        </w:r>
        <w:r w:rsidDel="00825E7F">
          <w:delText xml:space="preserve"> </w:delText>
        </w:r>
        <w:r w:rsidDel="00825E7F">
          <w:rPr>
            <w:b/>
          </w:rPr>
          <w:delText>155,</w:delText>
        </w:r>
        <w:r w:rsidDel="00825E7F">
          <w:delText xml:space="preserve"> 291–301 (1992).</w:delText>
        </w:r>
      </w:del>
    </w:p>
    <w:p w14:paraId="6428A320" w14:textId="3C26BBEE" w:rsidR="005534A6" w:rsidDel="00825E7F" w:rsidRDefault="00815201">
      <w:pPr>
        <w:pStyle w:val="Bibliography"/>
        <w:rPr>
          <w:del w:id="844" w:author="Sher, Kenneth" w:date="2021-09-14T19:18:00Z"/>
        </w:rPr>
      </w:pPr>
      <w:del w:id="845" w:author="Sher, Kenneth" w:date="2021-09-14T19:18:00Z">
        <w:r w:rsidDel="00825E7F">
          <w:delText xml:space="preserve">60. Richardson, T. G., Harrison, S., Hemani, G. &amp; Smith, G. D. An atlas of polygenic risk score associations to highlight putative causal relationships across the human phenome. </w:delText>
        </w:r>
        <w:r w:rsidDel="00825E7F">
          <w:rPr>
            <w:i/>
          </w:rPr>
          <w:delText>Elife</w:delText>
        </w:r>
        <w:r w:rsidDel="00825E7F">
          <w:delText xml:space="preserve"> </w:delText>
        </w:r>
        <w:r w:rsidDel="00825E7F">
          <w:rPr>
            <w:b/>
          </w:rPr>
          <w:delText>8,</w:delText>
        </w:r>
        <w:r w:rsidDel="00825E7F">
          <w:delText xml:space="preserve"> e43657 (2019).</w:delText>
        </w:r>
      </w:del>
    </w:p>
    <w:p w14:paraId="0606FABD" w14:textId="133CF419" w:rsidR="005534A6" w:rsidDel="00825E7F" w:rsidRDefault="00815201">
      <w:pPr>
        <w:pStyle w:val="Bibliography"/>
        <w:rPr>
          <w:del w:id="846" w:author="Sher, Kenneth" w:date="2021-09-14T19:18:00Z"/>
        </w:rPr>
      </w:pPr>
      <w:del w:id="847" w:author="Sher, Kenneth" w:date="2021-09-14T19:18:00Z">
        <w:r w:rsidDel="00825E7F">
          <w:delText xml:space="preserve">61. Dudbridge, F. Polygenic epidemiology. </w:delText>
        </w:r>
        <w:r w:rsidDel="00825E7F">
          <w:rPr>
            <w:i/>
          </w:rPr>
          <w:delText>Genetic epidemiology</w:delText>
        </w:r>
        <w:r w:rsidDel="00825E7F">
          <w:delText xml:space="preserve"> </w:delText>
        </w:r>
        <w:r w:rsidDel="00825E7F">
          <w:rPr>
            <w:b/>
          </w:rPr>
          <w:delText>40,</w:delText>
        </w:r>
        <w:r w:rsidDel="00825E7F">
          <w:delText xml:space="preserve"> 268–272 (2016).</w:delText>
        </w:r>
      </w:del>
    </w:p>
    <w:p w14:paraId="54CDDEA7" w14:textId="70C77A23" w:rsidR="005534A6" w:rsidDel="00825E7F" w:rsidRDefault="00815201">
      <w:pPr>
        <w:pStyle w:val="Bibliography"/>
        <w:rPr>
          <w:del w:id="848" w:author="Sher, Kenneth" w:date="2021-09-14T19:18:00Z"/>
        </w:rPr>
      </w:pPr>
      <w:del w:id="849" w:author="Sher, Kenneth" w:date="2021-09-14T19:18:00Z">
        <w:r w:rsidDel="00825E7F">
          <w:delText xml:space="preserve">62. Emdin, C. A. </w:delText>
        </w:r>
        <w:r w:rsidDel="00825E7F">
          <w:rPr>
            <w:i/>
          </w:rPr>
          <w:delText>et al.</w:delText>
        </w:r>
        <w:r w:rsidDel="00825E7F">
          <w:delText xml:space="preserve"> Genetic association of waist-to-hip ratio with cardiometabolic traits, type 2 diabetes, and coronary heart disease. </w:delText>
        </w:r>
        <w:r w:rsidDel="00825E7F">
          <w:rPr>
            <w:i/>
          </w:rPr>
          <w:delText>Jama</w:delText>
        </w:r>
        <w:r w:rsidDel="00825E7F">
          <w:delText xml:space="preserve"> </w:delText>
        </w:r>
        <w:r w:rsidDel="00825E7F">
          <w:rPr>
            <w:b/>
          </w:rPr>
          <w:delText>317,</w:delText>
        </w:r>
        <w:r w:rsidDel="00825E7F">
          <w:delText xml:space="preserve"> 626–634 (2017).</w:delText>
        </w:r>
      </w:del>
    </w:p>
    <w:p w14:paraId="78E39D22" w14:textId="6F407DD8" w:rsidR="005534A6" w:rsidDel="00825E7F" w:rsidRDefault="00815201">
      <w:pPr>
        <w:pStyle w:val="Bibliography"/>
        <w:rPr>
          <w:del w:id="850" w:author="Sher, Kenneth" w:date="2021-09-14T19:18:00Z"/>
        </w:rPr>
      </w:pPr>
      <w:del w:id="851" w:author="Sher, Kenneth" w:date="2021-09-14T19:18:00Z">
        <w:r w:rsidDel="00825E7F">
          <w:delText xml:space="preserve">63. Davey Smith, G. &amp; Ebrahim, S. ‘Mendelian randomization’: Can genetic epidemiology contribute to understanding environmental determinants of disease? </w:delText>
        </w:r>
        <w:r w:rsidDel="00825E7F">
          <w:rPr>
            <w:i/>
          </w:rPr>
          <w:delText>International journal of epidemiology</w:delText>
        </w:r>
        <w:r w:rsidDel="00825E7F">
          <w:delText xml:space="preserve"> </w:delText>
        </w:r>
        <w:r w:rsidDel="00825E7F">
          <w:rPr>
            <w:b/>
          </w:rPr>
          <w:delText>32,</w:delText>
        </w:r>
        <w:r w:rsidDel="00825E7F">
          <w:delText xml:space="preserve"> 1–22 (2003).</w:delText>
        </w:r>
      </w:del>
    </w:p>
    <w:p w14:paraId="4F1013D7" w14:textId="256E70E7" w:rsidR="005534A6" w:rsidDel="00825E7F" w:rsidRDefault="00815201">
      <w:pPr>
        <w:pStyle w:val="Bibliography"/>
        <w:rPr>
          <w:del w:id="852" w:author="Sher, Kenneth" w:date="2021-09-14T19:18:00Z"/>
        </w:rPr>
      </w:pPr>
      <w:del w:id="853" w:author="Sher, Kenneth" w:date="2021-09-14T19:18:00Z">
        <w:r w:rsidDel="00825E7F">
          <w:delText xml:space="preserve">64. Laurent, J. S. </w:delText>
        </w:r>
        <w:r w:rsidDel="00825E7F">
          <w:rPr>
            <w:i/>
          </w:rPr>
          <w:delText>et al.</w:delText>
        </w:r>
        <w:r w:rsidDel="00825E7F">
          <w:delText xml:space="preserve"> Associations among body mass index, cortical thickness, and executive function in children. </w:delText>
        </w:r>
        <w:r w:rsidDel="00825E7F">
          <w:rPr>
            <w:i/>
          </w:rPr>
          <w:delText>JAMA pediatrics</w:delText>
        </w:r>
        <w:r w:rsidDel="00825E7F">
          <w:delText xml:space="preserve"> </w:delText>
        </w:r>
        <w:r w:rsidDel="00825E7F">
          <w:rPr>
            <w:b/>
          </w:rPr>
          <w:delText>174,</w:delText>
        </w:r>
        <w:r w:rsidDel="00825E7F">
          <w:delText xml:space="preserve"> 170–177 (2020).</w:delText>
        </w:r>
      </w:del>
    </w:p>
    <w:p w14:paraId="36D60DED" w14:textId="32395549" w:rsidR="005534A6" w:rsidDel="00825E7F" w:rsidRDefault="00815201">
      <w:pPr>
        <w:pStyle w:val="Bibliography"/>
        <w:rPr>
          <w:del w:id="854" w:author="Sher, Kenneth" w:date="2021-09-14T19:18:00Z"/>
        </w:rPr>
      </w:pPr>
      <w:del w:id="855" w:author="Sher, Kenneth" w:date="2021-09-14T19:18:00Z">
        <w:r w:rsidDel="00825E7F">
          <w:delText xml:space="preserve">65. Ronan, L., Alexander-Bloch, A. &amp; Fletcher, P. C. Childhood obesity, cortical structure, and executive function in healthy children. </w:delText>
        </w:r>
        <w:r w:rsidDel="00825E7F">
          <w:rPr>
            <w:i/>
          </w:rPr>
          <w:delText>Cerebral Cortex</w:delText>
        </w:r>
        <w:r w:rsidDel="00825E7F">
          <w:delText xml:space="preserve"> </w:delText>
        </w:r>
        <w:r w:rsidDel="00825E7F">
          <w:rPr>
            <w:b/>
          </w:rPr>
          <w:delText>30,</w:delText>
        </w:r>
        <w:r w:rsidDel="00825E7F">
          <w:delText xml:space="preserve"> 2519–2528 (2020).</w:delText>
        </w:r>
      </w:del>
    </w:p>
    <w:p w14:paraId="4CE10960" w14:textId="60FA902D" w:rsidR="005534A6" w:rsidDel="00825E7F" w:rsidRDefault="00815201">
      <w:pPr>
        <w:pStyle w:val="Bibliography"/>
        <w:rPr>
          <w:del w:id="856" w:author="Sher, Kenneth" w:date="2021-09-14T19:18:00Z"/>
        </w:rPr>
      </w:pPr>
      <w:del w:id="857" w:author="Sher, Kenneth" w:date="2021-09-14T19:18:00Z">
        <w:r w:rsidDel="00825E7F">
          <w:delText xml:space="preserve">66. Singh, G. K. Area deprivation and widening inequalities in us mortality, 1969–1998. </w:delText>
        </w:r>
        <w:r w:rsidDel="00825E7F">
          <w:rPr>
            <w:i/>
          </w:rPr>
          <w:delText>American journal of public health</w:delText>
        </w:r>
        <w:r w:rsidDel="00825E7F">
          <w:delText xml:space="preserve"> </w:delText>
        </w:r>
        <w:r w:rsidDel="00825E7F">
          <w:rPr>
            <w:b/>
          </w:rPr>
          <w:delText>93,</w:delText>
        </w:r>
        <w:r w:rsidDel="00825E7F">
          <w:delText xml:space="preserve"> 1137–1143 (2003).</w:delText>
        </w:r>
      </w:del>
    </w:p>
    <w:p w14:paraId="70317E44" w14:textId="09FD2FC5" w:rsidR="005534A6" w:rsidDel="00825E7F" w:rsidRDefault="00815201">
      <w:pPr>
        <w:pStyle w:val="Bibliography"/>
        <w:rPr>
          <w:del w:id="858" w:author="Sher, Kenneth" w:date="2021-09-14T19:18:00Z"/>
        </w:rPr>
      </w:pPr>
      <w:del w:id="859" w:author="Sher, Kenneth" w:date="2021-09-14T19:18:00Z">
        <w:r w:rsidDel="00825E7F">
          <w:delText xml:space="preserve">67. Mair, C., Roux, A. D. &amp; Galea, S. Are neighbourhood characteristics associated with depressive symptoms? A review of evidence. </w:delText>
        </w:r>
        <w:r w:rsidDel="00825E7F">
          <w:rPr>
            <w:i/>
          </w:rPr>
          <w:delText>Journal of Epidemiology &amp; Community Health</w:delText>
        </w:r>
        <w:r w:rsidDel="00825E7F">
          <w:delText xml:space="preserve"> </w:delText>
        </w:r>
        <w:r w:rsidDel="00825E7F">
          <w:rPr>
            <w:b/>
          </w:rPr>
          <w:delText>62,</w:delText>
        </w:r>
        <w:r w:rsidDel="00825E7F">
          <w:delText xml:space="preserve"> 940–946 (2008).</w:delText>
        </w:r>
      </w:del>
    </w:p>
    <w:p w14:paraId="35C5E11A" w14:textId="27C62A0B" w:rsidR="005534A6" w:rsidDel="00825E7F" w:rsidRDefault="00815201">
      <w:pPr>
        <w:pStyle w:val="Bibliography"/>
        <w:rPr>
          <w:del w:id="860" w:author="Sher, Kenneth" w:date="2021-09-14T19:18:00Z"/>
        </w:rPr>
      </w:pPr>
      <w:del w:id="861" w:author="Sher, Kenneth" w:date="2021-09-14T19:18:00Z">
        <w:r w:rsidDel="00825E7F">
          <w:delText xml:space="preserve">68. Locke, A. E. </w:delText>
        </w:r>
        <w:r w:rsidDel="00825E7F">
          <w:rPr>
            <w:i/>
          </w:rPr>
          <w:delText>et al.</w:delText>
        </w:r>
        <w:r w:rsidDel="00825E7F">
          <w:delText xml:space="preserve"> Genetic studies of body mass index yield new insights for obesity biology. </w:delText>
        </w:r>
        <w:r w:rsidDel="00825E7F">
          <w:rPr>
            <w:i/>
          </w:rPr>
          <w:delText>Nature</w:delText>
        </w:r>
        <w:r w:rsidDel="00825E7F">
          <w:delText xml:space="preserve"> </w:delText>
        </w:r>
        <w:r w:rsidDel="00825E7F">
          <w:rPr>
            <w:b/>
          </w:rPr>
          <w:delText>518,</w:delText>
        </w:r>
        <w:r w:rsidDel="00825E7F">
          <w:delText xml:space="preserve"> 197–206 (2015).</w:delText>
        </w:r>
      </w:del>
    </w:p>
    <w:p w14:paraId="03597997" w14:textId="199BA49C" w:rsidR="005534A6" w:rsidDel="00825E7F" w:rsidRDefault="00815201">
      <w:pPr>
        <w:pStyle w:val="Bibliography"/>
        <w:rPr>
          <w:del w:id="862" w:author="Sher, Kenneth" w:date="2021-09-14T19:18:00Z"/>
        </w:rPr>
      </w:pPr>
      <w:del w:id="863" w:author="Sher, Kenneth" w:date="2021-09-14T19:18:00Z">
        <w:r w:rsidDel="00825E7F">
          <w:delText xml:space="preserve">69. Loughnan, R. J. </w:delText>
        </w:r>
        <w:r w:rsidDel="00825E7F">
          <w:rPr>
            <w:i/>
          </w:rPr>
          <w:delText>et al.</w:delText>
        </w:r>
        <w:r w:rsidDel="00825E7F">
          <w:delText xml:space="preserve"> Polygenic score of intelligence is more predictive of crystallized than fluid performance among children. </w:delText>
        </w:r>
        <w:r w:rsidDel="00825E7F">
          <w:rPr>
            <w:i/>
          </w:rPr>
          <w:delText>bioRxiv</w:delText>
        </w:r>
        <w:r w:rsidDel="00825E7F">
          <w:delText xml:space="preserve"> 637512 (2019).</w:delText>
        </w:r>
      </w:del>
    </w:p>
    <w:p w14:paraId="1A9A52DA" w14:textId="117C5584" w:rsidR="005534A6" w:rsidDel="00825E7F" w:rsidRDefault="00815201">
      <w:pPr>
        <w:pStyle w:val="Bibliography"/>
        <w:rPr>
          <w:del w:id="864" w:author="Sher, Kenneth" w:date="2021-09-14T19:18:00Z"/>
        </w:rPr>
      </w:pPr>
      <w:del w:id="865" w:author="Sher, Kenneth" w:date="2021-09-14T19:18:00Z">
        <w:r w:rsidDel="00825E7F">
          <w:delText xml:space="preserve">70. Choi, S. W. &amp; O’Reilly, P. F. PRSice-2: Polygenic risk score software for biobank-scale data. </w:delText>
        </w:r>
        <w:r w:rsidDel="00825E7F">
          <w:rPr>
            <w:i/>
          </w:rPr>
          <w:delText>Gigascience</w:delText>
        </w:r>
        <w:r w:rsidDel="00825E7F">
          <w:delText xml:space="preserve"> </w:delText>
        </w:r>
        <w:r w:rsidDel="00825E7F">
          <w:rPr>
            <w:b/>
          </w:rPr>
          <w:delText>8,</w:delText>
        </w:r>
        <w:r w:rsidDel="00825E7F">
          <w:delText xml:space="preserve"> giz082 (2019).</w:delText>
        </w:r>
      </w:del>
    </w:p>
    <w:p w14:paraId="2D692321" w14:textId="3A4F0554" w:rsidR="005534A6" w:rsidDel="00825E7F" w:rsidRDefault="00815201">
      <w:pPr>
        <w:pStyle w:val="Bibliography"/>
        <w:rPr>
          <w:del w:id="866" w:author="Sher, Kenneth" w:date="2021-09-14T19:18:00Z"/>
        </w:rPr>
      </w:pPr>
      <w:del w:id="867" w:author="Sher, Kenneth" w:date="2021-09-14T19:18:00Z">
        <w:r w:rsidDel="00825E7F">
          <w:delText>71. Tingley, D., Yamamoto, T., Hirose, K., Keele, L. &amp; Imai, K. Mediation: R package for causal mediation analysis. (2014).</w:delText>
        </w:r>
      </w:del>
    </w:p>
    <w:p w14:paraId="357569BA" w14:textId="14692996" w:rsidR="005534A6" w:rsidRDefault="00815201">
      <w:pPr>
        <w:pStyle w:val="Bibliography"/>
      </w:pPr>
      <w:del w:id="868" w:author="Sher, Kenneth" w:date="2021-09-14T19:18:00Z">
        <w:r w:rsidDel="00825E7F">
          <w:delText>72. Fisher, R. A. Frequency distribution of the values of the correlation coefficient in samples from an indefinitely lar</w:delText>
        </w:r>
      </w:del>
      <w:proofErr w:type="spellStart"/>
      <w:r>
        <w:t>ge</w:t>
      </w:r>
      <w:proofErr w:type="spellEnd"/>
      <w:r>
        <w:t xml:space="preserve"> population. </w:t>
      </w:r>
      <w:proofErr w:type="spellStart"/>
      <w:r>
        <w:rPr>
          <w:i/>
        </w:rPr>
        <w:t>Biometrika</w:t>
      </w:r>
      <w:proofErr w:type="spellEnd"/>
      <w:r>
        <w:t xml:space="preserve"> </w:t>
      </w:r>
      <w:r>
        <w:rPr>
          <w:b/>
        </w:rPr>
        <w:t>10,</w:t>
      </w:r>
      <w:r>
        <w:t xml:space="preserve"> 507–521 (1915).</w:t>
      </w:r>
    </w:p>
    <w:sectPr w:rsidR="005534A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enneth J. Sher" w:date="2021-08-31T17:20:00Z" w:initials="SK">
    <w:p w14:paraId="0BEAA929" w14:textId="74E1F130" w:rsidR="008C28B1" w:rsidRDefault="008C28B1">
      <w:pPr>
        <w:pStyle w:val="CommentText"/>
      </w:pPr>
      <w:r>
        <w:rPr>
          <w:rStyle w:val="CommentReference"/>
        </w:rPr>
        <w:annotationRef/>
      </w:r>
      <w:r>
        <w:t>Is this a place to describe the transactional processes noted in the outline?  I think there are a couple of different issues here based on your outline. One is the multilevel analysis stated (e.g., “</w:t>
      </w:r>
      <w:proofErr w:type="spellStart"/>
      <w:r>
        <w:t>enetic</w:t>
      </w:r>
      <w:proofErr w:type="spellEnd"/>
      <w:r>
        <w:t xml:space="preserve">, neural, behavioral”) but the other is more purely transactional and likely tractable (e.g., </w:t>
      </w:r>
      <w:r w:rsidR="00752B0C">
        <w:t xml:space="preserve">how individual difference variables predict the types </w:t>
      </w:r>
      <w:proofErr w:type="spellStart"/>
      <w:r w:rsidR="00752B0C">
        <w:t>ofo</w:t>
      </w:r>
      <w:proofErr w:type="spellEnd"/>
      <w:r w:rsidR="00752B0C">
        <w:t xml:space="preserve"> environments the person selects into and how those environments, in turn further reinforces those differences). We should talk as to which you were referring</w:t>
      </w:r>
      <w:r w:rsidR="00EE588D">
        <w:t xml:space="preserve"> to. But I do see the B. d in your outline highlights this so perhaps put the material there?</w:t>
      </w:r>
    </w:p>
  </w:comment>
  <w:comment w:id="12" w:author="Kenneth J. Sher" w:date="2021-08-31T21:44:00Z" w:initials="SK">
    <w:p w14:paraId="369ED96D" w14:textId="7060F9B6" w:rsidR="00BA35D9" w:rsidRDefault="00BA35D9">
      <w:pPr>
        <w:pStyle w:val="CommentText"/>
      </w:pPr>
      <w:r>
        <w:rPr>
          <w:rStyle w:val="CommentReference"/>
        </w:rPr>
        <w:annotationRef/>
      </w:r>
      <w:r>
        <w:t>I think this is important but I don’t think it necessarily belongs here but not sure where it should go.</w:t>
      </w:r>
    </w:p>
  </w:comment>
  <w:comment w:id="24" w:author="Kenneth J. Sher" w:date="2021-09-14T16:57:00Z" w:initials="SK">
    <w:p w14:paraId="25D9B751" w14:textId="76312EE2" w:rsidR="006F0F67" w:rsidRDefault="006F0F67">
      <w:pPr>
        <w:pStyle w:val="CommentText"/>
      </w:pPr>
      <w:r>
        <w:rPr>
          <w:rStyle w:val="CommentReference"/>
        </w:rPr>
        <w:annotationRef/>
      </w:r>
      <w:proofErr w:type="gramStart"/>
      <w:r>
        <w:t>Roberts</w:t>
      </w:r>
      <w:proofErr w:type="gramEnd"/>
      <w:r>
        <w:t xml:space="preserve"> refs</w:t>
      </w:r>
    </w:p>
  </w:comment>
  <w:comment w:id="26" w:author="Kenneth J. Sher" w:date="2021-08-31T20:54:00Z" w:initials="SK">
    <w:p w14:paraId="4802C75C" w14:textId="32DCF848" w:rsidR="00940A52" w:rsidRDefault="00940A52">
      <w:pPr>
        <w:pStyle w:val="CommentText"/>
      </w:pPr>
      <w:r>
        <w:rPr>
          <w:rStyle w:val="CommentReference"/>
        </w:rPr>
        <w:annotationRef/>
      </w:r>
      <w:r>
        <w:t>Do we need to talk more about AR processes and stationarity?</w:t>
      </w:r>
    </w:p>
  </w:comment>
  <w:comment w:id="51" w:author="Kenneth J. Sher" w:date="2021-09-14T17:29:00Z" w:initials="SK">
    <w:p w14:paraId="465D5C43" w14:textId="5DA20507" w:rsidR="00DF45E2" w:rsidRDefault="00DF45E2">
      <w:pPr>
        <w:pStyle w:val="CommentText"/>
      </w:pPr>
      <w:r>
        <w:rPr>
          <w:rStyle w:val="CommentReference"/>
        </w:rPr>
        <w:annotationRef/>
      </w:r>
      <w:r>
        <w:rPr>
          <w:rFonts w:ascii="Arial" w:hAnsi="Arial" w:cs="Arial"/>
          <w:color w:val="222222"/>
          <w:shd w:val="clear" w:color="auto" w:fill="FFFFFF"/>
        </w:rPr>
        <w:t>Cicchetti, D., &amp; Valentino, K. (2006). </w:t>
      </w:r>
      <w:r>
        <w:rPr>
          <w:rFonts w:ascii="Arial" w:hAnsi="Arial" w:cs="Arial"/>
          <w:i/>
          <w:iCs/>
          <w:color w:val="222222"/>
          <w:shd w:val="clear" w:color="auto" w:fill="FFFFFF"/>
        </w:rPr>
        <w:t>An ecological-transactional perspective on child maltreatment: Failure of the average expectable environment and its influence on child development</w:t>
      </w:r>
      <w:r>
        <w:rPr>
          <w:rFonts w:ascii="Arial" w:hAnsi="Arial" w:cs="Arial"/>
          <w:color w:val="222222"/>
          <w:shd w:val="clear" w:color="auto" w:fill="FFFFFF"/>
        </w:rPr>
        <w:t xml:space="preserve">. John Wiley &amp; Sons, </w:t>
      </w:r>
      <w:proofErr w:type="gramStart"/>
      <w:r>
        <w:rPr>
          <w:rFonts w:ascii="Arial" w:hAnsi="Arial" w:cs="Arial"/>
          <w:color w:val="222222"/>
          <w:shd w:val="clear" w:color="auto" w:fill="FFFFFF"/>
        </w:rPr>
        <w:t>Inc..</w:t>
      </w:r>
      <w:proofErr w:type="gramEnd"/>
    </w:p>
  </w:comment>
  <w:comment w:id="55" w:author="Kenneth J. Sher" w:date="2021-09-14T17:33:00Z" w:initials="SK">
    <w:p w14:paraId="39CF57F6" w14:textId="738736BF" w:rsidR="0077444F" w:rsidRDefault="0077444F">
      <w:pPr>
        <w:pStyle w:val="CommentText"/>
      </w:pPr>
      <w:r>
        <w:rPr>
          <w:rStyle w:val="CommentReference"/>
        </w:rPr>
        <w:annotationRef/>
      </w:r>
      <w:r>
        <w:rPr>
          <w:rFonts w:ascii="Arial" w:hAnsi="Arial" w:cs="Arial"/>
          <w:color w:val="222222"/>
          <w:shd w:val="clear" w:color="auto" w:fill="FFFFFF"/>
        </w:rPr>
        <w:t>Chung, G., Jensen, T. M., Parisi, A., Macy, R. J., &amp; Lanier, P. (2021). Impact of Intimate Partner Violence on Parenting and Children’s Externalizing Behaviors: Transactional Processes Over Time. </w:t>
      </w:r>
      <w:r>
        <w:rPr>
          <w:rFonts w:ascii="Arial" w:hAnsi="Arial" w:cs="Arial"/>
          <w:i/>
          <w:iCs/>
          <w:color w:val="222222"/>
          <w:shd w:val="clear" w:color="auto" w:fill="FFFFFF"/>
        </w:rPr>
        <w:t>Violence against women</w:t>
      </w:r>
      <w:r>
        <w:rPr>
          <w:rFonts w:ascii="Arial" w:hAnsi="Arial" w:cs="Arial"/>
          <w:color w:val="222222"/>
          <w:shd w:val="clear" w:color="auto" w:fill="FFFFFF"/>
        </w:rPr>
        <w:t>, 1077801220985125.</w:t>
      </w:r>
    </w:p>
  </w:comment>
  <w:comment w:id="81" w:author="Kenneth J. Sher" w:date="2021-09-14T17:44:00Z" w:initials="SK">
    <w:p w14:paraId="137A8098" w14:textId="3A2FDF8D" w:rsidR="008D123F" w:rsidRDefault="008D123F">
      <w:pPr>
        <w:pStyle w:val="CommentText"/>
      </w:pPr>
      <w:r>
        <w:rPr>
          <w:rStyle w:val="CommentReference"/>
        </w:rPr>
        <w:annotationRef/>
      </w:r>
      <w:r>
        <w:rPr>
          <w:rFonts w:ascii="Arial" w:hAnsi="Arial" w:cs="Arial"/>
          <w:color w:val="222222"/>
          <w:shd w:val="clear" w:color="auto" w:fill="FFFFFF"/>
        </w:rPr>
        <w:t xml:space="preserve">Salthouse, T. A. (2014). Why are there different age relations in cross-sectional and longitudinal comparisons of cognitive </w:t>
      </w:r>
      <w:proofErr w:type="gramStart"/>
      <w:r>
        <w:rPr>
          <w:rFonts w:ascii="Arial" w:hAnsi="Arial" w:cs="Arial"/>
          <w:color w:val="222222"/>
          <w:shd w:val="clear" w:color="auto" w:fill="FFFFFF"/>
        </w:rPr>
        <w:t>functioning?.</w:t>
      </w:r>
      <w:proofErr w:type="gramEnd"/>
      <w:r>
        <w:rPr>
          <w:rFonts w:ascii="Arial" w:hAnsi="Arial" w:cs="Arial"/>
          <w:color w:val="222222"/>
          <w:shd w:val="clear" w:color="auto" w:fill="FFFFFF"/>
        </w:rPr>
        <w:t> </w:t>
      </w:r>
      <w:r>
        <w:rPr>
          <w:rFonts w:ascii="Arial" w:hAnsi="Arial" w:cs="Arial"/>
          <w:i/>
          <w:iCs/>
          <w:color w:val="222222"/>
          <w:shd w:val="clear" w:color="auto" w:fill="FFFFFF"/>
        </w:rPr>
        <w:t>Current directions in psychological science</w:t>
      </w:r>
      <w:r>
        <w:rPr>
          <w:rFonts w:ascii="Arial" w:hAnsi="Arial" w:cs="Arial"/>
          <w:color w:val="222222"/>
          <w:shd w:val="clear" w:color="auto" w:fill="FFFFFF"/>
        </w:rPr>
        <w:t>, </w:t>
      </w:r>
      <w:r>
        <w:rPr>
          <w:rFonts w:ascii="Arial" w:hAnsi="Arial" w:cs="Arial"/>
          <w:i/>
          <w:iCs/>
          <w:color w:val="222222"/>
          <w:shd w:val="clear" w:color="auto" w:fill="FFFFFF"/>
        </w:rPr>
        <w:t>23</w:t>
      </w:r>
      <w:r>
        <w:rPr>
          <w:rFonts w:ascii="Arial" w:hAnsi="Arial" w:cs="Arial"/>
          <w:color w:val="222222"/>
          <w:shd w:val="clear" w:color="auto" w:fill="FFFFFF"/>
        </w:rPr>
        <w:t>(4), 252-256.</w:t>
      </w:r>
    </w:p>
  </w:comment>
  <w:comment w:id="94" w:author="Kenneth J. Sher" w:date="2021-09-14T17:50:00Z" w:initials="SK">
    <w:p w14:paraId="010150A5" w14:textId="77777777" w:rsidR="00931486" w:rsidRDefault="00931486" w:rsidP="00931486">
      <w:pPr>
        <w:pStyle w:val="CommentText"/>
      </w:pPr>
      <w:r>
        <w:rPr>
          <w:rStyle w:val="CommentReference"/>
        </w:rPr>
        <w:annotationRef/>
      </w:r>
      <w:r>
        <w:rPr>
          <w:rFonts w:ascii="Arial" w:hAnsi="Arial" w:cs="Arial"/>
          <w:color w:val="222222"/>
          <w:shd w:val="clear" w:color="auto" w:fill="FFFFFF"/>
        </w:rPr>
        <w:t xml:space="preserve">Sullivan, E. V., Brumback, T., Tapert, S. F., Prouty, D., </w:t>
      </w:r>
      <w:proofErr w:type="spellStart"/>
      <w:r>
        <w:rPr>
          <w:rFonts w:ascii="Arial" w:hAnsi="Arial" w:cs="Arial"/>
          <w:color w:val="222222"/>
          <w:shd w:val="clear" w:color="auto" w:fill="FFFFFF"/>
        </w:rPr>
        <w:t>Fama</w:t>
      </w:r>
      <w:proofErr w:type="spellEnd"/>
      <w:r>
        <w:rPr>
          <w:rFonts w:ascii="Arial" w:hAnsi="Arial" w:cs="Arial"/>
          <w:color w:val="222222"/>
          <w:shd w:val="clear" w:color="auto" w:fill="FFFFFF"/>
        </w:rPr>
        <w:t>, R., Thompson, W. K., ... &amp; Pfefferbaum, A. (2017). Effects of prior testing lasting a full year in NCANDA adolescents: contributions from age, sex, socioeconomic status, ethnicity, site, family history of alcohol or drug abuse, and baseline performance. </w:t>
      </w:r>
      <w:r>
        <w:rPr>
          <w:rFonts w:ascii="Arial" w:hAnsi="Arial" w:cs="Arial"/>
          <w:i/>
          <w:iCs/>
          <w:color w:val="222222"/>
          <w:shd w:val="clear" w:color="auto" w:fill="FFFFFF"/>
        </w:rPr>
        <w:t>Developmental cognitive neuroscience</w:t>
      </w:r>
      <w:r>
        <w:rPr>
          <w:rFonts w:ascii="Arial" w:hAnsi="Arial" w:cs="Arial"/>
          <w:color w:val="222222"/>
          <w:shd w:val="clear" w:color="auto" w:fill="FFFFFF"/>
        </w:rPr>
        <w:t>, </w:t>
      </w:r>
      <w:r>
        <w:rPr>
          <w:rFonts w:ascii="Arial" w:hAnsi="Arial" w:cs="Arial"/>
          <w:i/>
          <w:iCs/>
          <w:color w:val="222222"/>
          <w:shd w:val="clear" w:color="auto" w:fill="FFFFFF"/>
        </w:rPr>
        <w:t>24</w:t>
      </w:r>
      <w:r>
        <w:rPr>
          <w:rFonts w:ascii="Arial" w:hAnsi="Arial" w:cs="Arial"/>
          <w:color w:val="222222"/>
          <w:shd w:val="clear" w:color="auto" w:fill="FFFFFF"/>
        </w:rPr>
        <w:t>, 72-83.</w:t>
      </w:r>
    </w:p>
  </w:comment>
  <w:comment w:id="122" w:author="Kenneth J. Sher" w:date="2021-09-14T17:50:00Z" w:initials="SK">
    <w:p w14:paraId="60DE95A7" w14:textId="21CF40FA" w:rsidR="008D123F" w:rsidRDefault="008D123F">
      <w:pPr>
        <w:pStyle w:val="CommentText"/>
      </w:pPr>
      <w:r>
        <w:rPr>
          <w:rStyle w:val="CommentReference"/>
        </w:rPr>
        <w:annotationRef/>
      </w:r>
      <w:r>
        <w:rPr>
          <w:rFonts w:ascii="Arial" w:hAnsi="Arial" w:cs="Arial"/>
          <w:color w:val="222222"/>
          <w:shd w:val="clear" w:color="auto" w:fill="FFFFFF"/>
        </w:rPr>
        <w:t xml:space="preserve">Sullivan, E. V., Brumback, T., Tapert, S. F., Prouty, D., </w:t>
      </w:r>
      <w:proofErr w:type="spellStart"/>
      <w:r>
        <w:rPr>
          <w:rFonts w:ascii="Arial" w:hAnsi="Arial" w:cs="Arial"/>
          <w:color w:val="222222"/>
          <w:shd w:val="clear" w:color="auto" w:fill="FFFFFF"/>
        </w:rPr>
        <w:t>Fama</w:t>
      </w:r>
      <w:proofErr w:type="spellEnd"/>
      <w:r>
        <w:rPr>
          <w:rFonts w:ascii="Arial" w:hAnsi="Arial" w:cs="Arial"/>
          <w:color w:val="222222"/>
          <w:shd w:val="clear" w:color="auto" w:fill="FFFFFF"/>
        </w:rPr>
        <w:t>, R., Thompson, W. K., ... &amp; Pfefferbaum, A. (2017). Effects of prior testing lasting a full year in NCANDA adolescents: contributions from age, sex, socioeconomic status, ethnicity, site, family history of alcohol or drug abuse, and baseline performance. </w:t>
      </w:r>
      <w:r>
        <w:rPr>
          <w:rFonts w:ascii="Arial" w:hAnsi="Arial" w:cs="Arial"/>
          <w:i/>
          <w:iCs/>
          <w:color w:val="222222"/>
          <w:shd w:val="clear" w:color="auto" w:fill="FFFFFF"/>
        </w:rPr>
        <w:t>Developmental cognitive neuroscience</w:t>
      </w:r>
      <w:r>
        <w:rPr>
          <w:rFonts w:ascii="Arial" w:hAnsi="Arial" w:cs="Arial"/>
          <w:color w:val="222222"/>
          <w:shd w:val="clear" w:color="auto" w:fill="FFFFFF"/>
        </w:rPr>
        <w:t>, </w:t>
      </w:r>
      <w:r>
        <w:rPr>
          <w:rFonts w:ascii="Arial" w:hAnsi="Arial" w:cs="Arial"/>
          <w:i/>
          <w:iCs/>
          <w:color w:val="222222"/>
          <w:shd w:val="clear" w:color="auto" w:fill="FFFFFF"/>
        </w:rPr>
        <w:t>24</w:t>
      </w:r>
      <w:r>
        <w:rPr>
          <w:rFonts w:ascii="Arial" w:hAnsi="Arial" w:cs="Arial"/>
          <w:color w:val="222222"/>
          <w:shd w:val="clear" w:color="auto" w:fill="FFFFFF"/>
        </w:rPr>
        <w:t>, 72-83.</w:t>
      </w:r>
    </w:p>
  </w:comment>
  <w:comment w:id="166" w:author="Kenneth J. Sher" w:date="2021-09-14T18:28:00Z" w:initials="SK">
    <w:p w14:paraId="5C6E3841" w14:textId="30812727" w:rsidR="000E7988" w:rsidRDefault="000E7988">
      <w:pPr>
        <w:pStyle w:val="CommentText"/>
      </w:pPr>
      <w:r>
        <w:rPr>
          <w:rStyle w:val="CommentReference"/>
        </w:rPr>
        <w:annotationRef/>
      </w:r>
      <w:r>
        <w:rPr>
          <w:rFonts w:ascii="Arial" w:hAnsi="Arial" w:cs="Arial"/>
          <w:color w:val="222222"/>
          <w:shd w:val="clear" w:color="auto" w:fill="FFFFFF"/>
        </w:rPr>
        <w:t xml:space="preserve">Cotter, R. B., Burke, J. D., </w:t>
      </w:r>
      <w:proofErr w:type="spellStart"/>
      <w:r>
        <w:rPr>
          <w:rFonts w:ascii="Arial" w:hAnsi="Arial" w:cs="Arial"/>
          <w:color w:val="222222"/>
          <w:shd w:val="clear" w:color="auto" w:fill="FFFFFF"/>
        </w:rPr>
        <w:t>Stouthamer-Loeber</w:t>
      </w:r>
      <w:proofErr w:type="spellEnd"/>
      <w:r>
        <w:rPr>
          <w:rFonts w:ascii="Arial" w:hAnsi="Arial" w:cs="Arial"/>
          <w:color w:val="222222"/>
          <w:shd w:val="clear" w:color="auto" w:fill="FFFFFF"/>
        </w:rPr>
        <w:t xml:space="preserve">, M., &amp; Loeber, R. (2005). Contacting participants for follow-up: how much effort is required to retain participants in longitudinal </w:t>
      </w:r>
      <w:proofErr w:type="gramStart"/>
      <w:r>
        <w:rPr>
          <w:rFonts w:ascii="Arial" w:hAnsi="Arial" w:cs="Arial"/>
          <w:color w:val="222222"/>
          <w:shd w:val="clear" w:color="auto" w:fill="FFFFFF"/>
        </w:rPr>
        <w:t>studies?.</w:t>
      </w:r>
      <w:proofErr w:type="gramEnd"/>
      <w:r>
        <w:rPr>
          <w:rFonts w:ascii="Arial" w:hAnsi="Arial" w:cs="Arial"/>
          <w:color w:val="222222"/>
          <w:shd w:val="clear" w:color="auto" w:fill="FFFFFF"/>
        </w:rPr>
        <w:t> </w:t>
      </w:r>
      <w:r>
        <w:rPr>
          <w:rFonts w:ascii="Arial" w:hAnsi="Arial" w:cs="Arial"/>
          <w:i/>
          <w:iCs/>
          <w:color w:val="222222"/>
          <w:shd w:val="clear" w:color="auto" w:fill="FFFFFF"/>
        </w:rPr>
        <w:t>Evaluation and Program Planning</w:t>
      </w:r>
      <w:r>
        <w:rPr>
          <w:rFonts w:ascii="Arial" w:hAnsi="Arial" w:cs="Arial"/>
          <w:color w:val="222222"/>
          <w:shd w:val="clear" w:color="auto" w:fill="FFFFFF"/>
        </w:rPr>
        <w:t>, </w:t>
      </w:r>
      <w:r>
        <w:rPr>
          <w:rFonts w:ascii="Arial" w:hAnsi="Arial" w:cs="Arial"/>
          <w:i/>
          <w:iCs/>
          <w:color w:val="222222"/>
          <w:shd w:val="clear" w:color="auto" w:fill="FFFFFF"/>
        </w:rPr>
        <w:t>28</w:t>
      </w:r>
      <w:r>
        <w:rPr>
          <w:rFonts w:ascii="Arial" w:hAnsi="Arial" w:cs="Arial"/>
          <w:color w:val="222222"/>
          <w:shd w:val="clear" w:color="auto" w:fill="FFFFFF"/>
        </w:rPr>
        <w:t>(1), 15-21.</w:t>
      </w:r>
    </w:p>
  </w:comment>
  <w:comment w:id="168" w:author="Kenneth J. Sher" w:date="2021-09-14T18:30:00Z" w:initials="SK">
    <w:p w14:paraId="0EBF1867" w14:textId="738B68CC" w:rsidR="000E7988" w:rsidRDefault="000E7988">
      <w:pPr>
        <w:pStyle w:val="CommentText"/>
      </w:pPr>
      <w:r>
        <w:rPr>
          <w:rStyle w:val="CommentReference"/>
        </w:rPr>
        <w:annotationRef/>
      </w:r>
      <w:r w:rsidR="004008A1">
        <w:rPr>
          <w:rFonts w:ascii="Arial" w:hAnsi="Arial" w:cs="Arial"/>
          <w:color w:val="222222"/>
          <w:shd w:val="clear" w:color="auto" w:fill="FFFFFF"/>
        </w:rPr>
        <w:t xml:space="preserve">Hill, K. G., Woodward, D., </w:t>
      </w:r>
      <w:proofErr w:type="spellStart"/>
      <w:r w:rsidR="004008A1">
        <w:rPr>
          <w:rFonts w:ascii="Arial" w:hAnsi="Arial" w:cs="Arial"/>
          <w:color w:val="222222"/>
          <w:shd w:val="clear" w:color="auto" w:fill="FFFFFF"/>
        </w:rPr>
        <w:t>Woelfel</w:t>
      </w:r>
      <w:proofErr w:type="spellEnd"/>
      <w:r w:rsidR="004008A1">
        <w:rPr>
          <w:rFonts w:ascii="Arial" w:hAnsi="Arial" w:cs="Arial"/>
          <w:color w:val="222222"/>
          <w:shd w:val="clear" w:color="auto" w:fill="FFFFFF"/>
        </w:rPr>
        <w:t>, T., Hawkins, J. D., &amp; Green, S. (2016). Planning for long-term follow-up: Strategies learned from longitudinal studies. </w:t>
      </w:r>
      <w:r w:rsidR="004008A1">
        <w:rPr>
          <w:rFonts w:ascii="Arial" w:hAnsi="Arial" w:cs="Arial"/>
          <w:i/>
          <w:iCs/>
          <w:color w:val="222222"/>
          <w:shd w:val="clear" w:color="auto" w:fill="FFFFFF"/>
        </w:rPr>
        <w:t>Prevention Science</w:t>
      </w:r>
      <w:r w:rsidR="004008A1">
        <w:rPr>
          <w:rFonts w:ascii="Arial" w:hAnsi="Arial" w:cs="Arial"/>
          <w:color w:val="222222"/>
          <w:shd w:val="clear" w:color="auto" w:fill="FFFFFF"/>
        </w:rPr>
        <w:t>, </w:t>
      </w:r>
      <w:r w:rsidR="004008A1">
        <w:rPr>
          <w:rFonts w:ascii="Arial" w:hAnsi="Arial" w:cs="Arial"/>
          <w:i/>
          <w:iCs/>
          <w:color w:val="222222"/>
          <w:shd w:val="clear" w:color="auto" w:fill="FFFFFF"/>
        </w:rPr>
        <w:t>17</w:t>
      </w:r>
      <w:r w:rsidR="004008A1">
        <w:rPr>
          <w:rFonts w:ascii="Arial" w:hAnsi="Arial" w:cs="Arial"/>
          <w:color w:val="222222"/>
          <w:shd w:val="clear" w:color="auto" w:fill="FFFFFF"/>
        </w:rPr>
        <w:t>(7), 806-818.</w:t>
      </w:r>
    </w:p>
  </w:comment>
  <w:comment w:id="165" w:author="Kenneth J. Sher" w:date="2021-09-14T18:27:00Z" w:initials="SK">
    <w:p w14:paraId="288BE4B2" w14:textId="45D07846" w:rsidR="000E7988" w:rsidRDefault="000E7988">
      <w:pPr>
        <w:pStyle w:val="CommentText"/>
      </w:pPr>
      <w:r>
        <w:rPr>
          <w:rStyle w:val="CommentReference"/>
        </w:rPr>
        <w:annotationRef/>
      </w:r>
      <w:r>
        <w:rPr>
          <w:rFonts w:ascii="Arial" w:hAnsi="Arial" w:cs="Arial"/>
          <w:color w:val="222222"/>
          <w:shd w:val="clear" w:color="auto" w:fill="FFFFFF"/>
        </w:rPr>
        <w:t xml:space="preserve">Watson, N., </w:t>
      </w:r>
      <w:proofErr w:type="spellStart"/>
      <w:r>
        <w:rPr>
          <w:rFonts w:ascii="Arial" w:hAnsi="Arial" w:cs="Arial"/>
          <w:color w:val="222222"/>
          <w:shd w:val="clear" w:color="auto" w:fill="FFFFFF"/>
        </w:rPr>
        <w:t>Leissou</w:t>
      </w:r>
      <w:proofErr w:type="spellEnd"/>
      <w:r>
        <w:rPr>
          <w:rFonts w:ascii="Arial" w:hAnsi="Arial" w:cs="Arial"/>
          <w:color w:val="222222"/>
          <w:shd w:val="clear" w:color="auto" w:fill="FFFFFF"/>
        </w:rPr>
        <w:t>, E., Guyer, H., &amp; Wooden, M. (2018). Best practices for panel maintenance and retention. </w:t>
      </w:r>
      <w:r>
        <w:rPr>
          <w:rFonts w:ascii="Arial" w:hAnsi="Arial" w:cs="Arial"/>
          <w:i/>
          <w:iCs/>
          <w:color w:val="222222"/>
          <w:shd w:val="clear" w:color="auto" w:fill="FFFFFF"/>
        </w:rPr>
        <w:t>Advances in Comparative Survey Methods: Multinational, Multiregional, and Multicultural Contexts (3MC)</w:t>
      </w:r>
      <w:r>
        <w:rPr>
          <w:rFonts w:ascii="Arial" w:hAnsi="Arial" w:cs="Arial"/>
          <w:color w:val="222222"/>
          <w:shd w:val="clear" w:color="auto" w:fill="FFFFFF"/>
        </w:rPr>
        <w:t>, 597-622.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AA929" w15:done="0"/>
  <w15:commentEx w15:paraId="369ED96D" w15:done="0"/>
  <w15:commentEx w15:paraId="25D9B751" w15:done="0"/>
  <w15:commentEx w15:paraId="4802C75C" w15:done="0"/>
  <w15:commentEx w15:paraId="465D5C43" w15:done="0"/>
  <w15:commentEx w15:paraId="39CF57F6" w15:done="0"/>
  <w15:commentEx w15:paraId="137A8098" w15:done="0"/>
  <w15:commentEx w15:paraId="010150A5" w15:done="0"/>
  <w15:commentEx w15:paraId="60DE95A7" w15:done="0"/>
  <w15:commentEx w15:paraId="5C6E3841" w15:done="0"/>
  <w15:commentEx w15:paraId="0EBF1867" w15:done="0"/>
  <w15:commentEx w15:paraId="288BE4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8E35C" w16cex:dateUtc="2021-08-31T22:20:00Z"/>
  <w16cex:commentExtensible w16cex:durableId="24D92153" w16cex:dateUtc="2021-09-01T02:44:00Z"/>
  <w16cex:commentExtensible w16cex:durableId="24EB5301" w16cex:dateUtc="2021-09-14T21:57:00Z"/>
  <w16cex:commentExtensible w16cex:durableId="24D9157C" w16cex:dateUtc="2021-09-01T01:54:00Z"/>
  <w16cex:commentExtensible w16cex:durableId="24EB5A78" w16cex:dateUtc="2021-09-14T22:29:00Z"/>
  <w16cex:commentExtensible w16cex:durableId="24EB5B83" w16cex:dateUtc="2021-09-14T22:33:00Z"/>
  <w16cex:commentExtensible w16cex:durableId="24EB5E0A" w16cex:dateUtc="2021-09-14T22:44:00Z"/>
  <w16cex:commentExtensible w16cex:durableId="24EB6E42" w16cex:dateUtc="2021-09-14T22:50:00Z"/>
  <w16cex:commentExtensible w16cex:durableId="24EB5F5F" w16cex:dateUtc="2021-09-14T22:50:00Z"/>
  <w16cex:commentExtensible w16cex:durableId="24EB6861" w16cex:dateUtc="2021-09-14T23:28:00Z"/>
  <w16cex:commentExtensible w16cex:durableId="24EB68D7" w16cex:dateUtc="2021-09-14T23:30:00Z"/>
  <w16cex:commentExtensible w16cex:durableId="24EB680A" w16cex:dateUtc="2021-09-14T2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AA929" w16cid:durableId="24D8E35C"/>
  <w16cid:commentId w16cid:paraId="369ED96D" w16cid:durableId="24D92153"/>
  <w16cid:commentId w16cid:paraId="25D9B751" w16cid:durableId="24EB5301"/>
  <w16cid:commentId w16cid:paraId="4802C75C" w16cid:durableId="24D9157C"/>
  <w16cid:commentId w16cid:paraId="465D5C43" w16cid:durableId="24EB5A78"/>
  <w16cid:commentId w16cid:paraId="39CF57F6" w16cid:durableId="24EB5B83"/>
  <w16cid:commentId w16cid:paraId="137A8098" w16cid:durableId="24EB5E0A"/>
  <w16cid:commentId w16cid:paraId="010150A5" w16cid:durableId="24EB6E42"/>
  <w16cid:commentId w16cid:paraId="60DE95A7" w16cid:durableId="24EB5F5F"/>
  <w16cid:commentId w16cid:paraId="5C6E3841" w16cid:durableId="24EB6861"/>
  <w16cid:commentId w16cid:paraId="0EBF1867" w16cid:durableId="24EB68D7"/>
  <w16cid:commentId w16cid:paraId="288BE4B2" w16cid:durableId="24EB6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2C095" w14:textId="77777777" w:rsidR="004613D4" w:rsidRDefault="004613D4">
      <w:pPr>
        <w:spacing w:after="0"/>
      </w:pPr>
      <w:r>
        <w:separator/>
      </w:r>
    </w:p>
  </w:endnote>
  <w:endnote w:type="continuationSeparator" w:id="0">
    <w:p w14:paraId="03D94D9E" w14:textId="77777777" w:rsidR="004613D4" w:rsidRDefault="004613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40DA6" w14:textId="77777777" w:rsidR="004613D4" w:rsidRDefault="004613D4">
      <w:r>
        <w:separator/>
      </w:r>
    </w:p>
  </w:footnote>
  <w:footnote w:type="continuationSeparator" w:id="0">
    <w:p w14:paraId="3E0152D7" w14:textId="77777777" w:rsidR="004613D4" w:rsidRDefault="004613D4">
      <w:r>
        <w:continuationSeparator/>
      </w:r>
    </w:p>
  </w:footnote>
  <w:footnote w:id="1">
    <w:p w14:paraId="5890A237" w14:textId="77777777" w:rsidR="00815201" w:rsidDel="00825E7F" w:rsidRDefault="00815201">
      <w:pPr>
        <w:pStyle w:val="FootnoteText"/>
        <w:rPr>
          <w:del w:id="220" w:author="Sher, Kenneth" w:date="2021-09-14T19:18:00Z"/>
        </w:rPr>
      </w:pPr>
      <w:del w:id="221" w:author="Sher, Kenneth" w:date="2021-09-14T19:18:00Z">
        <w:r w:rsidDel="00825E7F">
          <w:rPr>
            <w:rStyle w:val="FootnoteReference"/>
          </w:rPr>
          <w:footnoteRef/>
        </w:r>
        <w:r w:rsidDel="00825E7F">
          <w:delText xml:space="preserve"> Note that although the provided examples focus on linear growth, the LGM approach allows researchers to easily model and e valute different growth functions (e.g., quadriatic, cubic, piecewise).</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5546D1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6865E32"/>
    <w:multiLevelType w:val="multilevel"/>
    <w:tmpl w:val="F97A89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178D964"/>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9A20D3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BFCD8C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E456518A"/>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9C62C3B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48A2D546"/>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7462471E"/>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920B59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7F9021A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D2AD52"/>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0D9088D"/>
    <w:multiLevelType w:val="multilevel"/>
    <w:tmpl w:val="D08C35B2"/>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4943941"/>
    <w:multiLevelType w:val="hybridMultilevel"/>
    <w:tmpl w:val="D0BC51D0"/>
    <w:lvl w:ilvl="0" w:tplc="09E616F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B2DBA"/>
    <w:multiLevelType w:val="hybridMultilevel"/>
    <w:tmpl w:val="7D606206"/>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F34D43"/>
    <w:multiLevelType w:val="hybridMultilevel"/>
    <w:tmpl w:val="C6EE2798"/>
    <w:lvl w:ilvl="0" w:tplc="F918CE38">
      <w:start w:val="1"/>
      <w:numFmt w:val="upperLetter"/>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C6DD7C"/>
    <w:multiLevelType w:val="multilevel"/>
    <w:tmpl w:val="F31894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02ED082"/>
    <w:multiLevelType w:val="multilevel"/>
    <w:tmpl w:val="2392ED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05D55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5D58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6FD394"/>
    <w:multiLevelType w:val="multilevel"/>
    <w:tmpl w:val="7E8C49E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652DFB21"/>
    <w:multiLevelType w:val="multilevel"/>
    <w:tmpl w:val="797E7C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3"/>
  </w:num>
  <w:num w:numId="14">
    <w:abstractNumId w:val="18"/>
  </w:num>
  <w:num w:numId="15">
    <w:abstractNumId w:val="19"/>
  </w:num>
  <w:num w:numId="16">
    <w:abstractNumId w:val="12"/>
  </w:num>
  <w:num w:numId="17">
    <w:abstractNumId w:val="1"/>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6"/>
  </w:num>
  <w:num w:numId="21">
    <w:abstractNumId w:val="15"/>
  </w:num>
  <w:num w:numId="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neth J. Sher">
    <w15:presenceInfo w15:providerId="AD" w15:userId="S::sherk@umsystem.edu::6c53bedd-9933-4368-bc05-097c60e72e55"/>
  </w15:person>
  <w15:person w15:author="Sher, Kenneth">
    <w15:presenceInfo w15:providerId="AD" w15:userId="S::sherk@umsystem.edu::6c53bedd-9933-4368-bc05-097c60e72e55"/>
  </w15:person>
  <w15:person w15:author="Samuel Hawes">
    <w15:presenceInfo w15:providerId="AD" w15:userId="S::shawes@fiu.edu::5a2677bd-bcae-4f6a-b135-60fa68b570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7BD8"/>
    <w:rsid w:val="00011C8B"/>
    <w:rsid w:val="0004645B"/>
    <w:rsid w:val="00067C30"/>
    <w:rsid w:val="000C6485"/>
    <w:rsid w:val="000E7988"/>
    <w:rsid w:val="00100468"/>
    <w:rsid w:val="00122368"/>
    <w:rsid w:val="00155857"/>
    <w:rsid w:val="00172A4D"/>
    <w:rsid w:val="00173E76"/>
    <w:rsid w:val="00187511"/>
    <w:rsid w:val="001936F6"/>
    <w:rsid w:val="00213902"/>
    <w:rsid w:val="0021449E"/>
    <w:rsid w:val="002259F5"/>
    <w:rsid w:val="00280840"/>
    <w:rsid w:val="002C21B6"/>
    <w:rsid w:val="00326184"/>
    <w:rsid w:val="00340F72"/>
    <w:rsid w:val="0035676A"/>
    <w:rsid w:val="003574B9"/>
    <w:rsid w:val="0038193C"/>
    <w:rsid w:val="00381C89"/>
    <w:rsid w:val="004008A1"/>
    <w:rsid w:val="00403067"/>
    <w:rsid w:val="004613D4"/>
    <w:rsid w:val="00472DC1"/>
    <w:rsid w:val="004748CB"/>
    <w:rsid w:val="004E29B3"/>
    <w:rsid w:val="00547752"/>
    <w:rsid w:val="005534A6"/>
    <w:rsid w:val="00590D07"/>
    <w:rsid w:val="005C7A15"/>
    <w:rsid w:val="00604134"/>
    <w:rsid w:val="00605311"/>
    <w:rsid w:val="006136DF"/>
    <w:rsid w:val="00627E93"/>
    <w:rsid w:val="006B18ED"/>
    <w:rsid w:val="006F0F67"/>
    <w:rsid w:val="007160C1"/>
    <w:rsid w:val="00746AAF"/>
    <w:rsid w:val="00752B0C"/>
    <w:rsid w:val="0077444F"/>
    <w:rsid w:val="00784D58"/>
    <w:rsid w:val="007C0E50"/>
    <w:rsid w:val="0081402C"/>
    <w:rsid w:val="00815201"/>
    <w:rsid w:val="00817975"/>
    <w:rsid w:val="00825E7F"/>
    <w:rsid w:val="00862A46"/>
    <w:rsid w:val="00862B93"/>
    <w:rsid w:val="008A74EA"/>
    <w:rsid w:val="008C28B1"/>
    <w:rsid w:val="008D123F"/>
    <w:rsid w:val="008D6863"/>
    <w:rsid w:val="00931486"/>
    <w:rsid w:val="00940A52"/>
    <w:rsid w:val="009F266D"/>
    <w:rsid w:val="00A00B02"/>
    <w:rsid w:val="00A07AA0"/>
    <w:rsid w:val="00A10139"/>
    <w:rsid w:val="00A25073"/>
    <w:rsid w:val="00B86B75"/>
    <w:rsid w:val="00BA35D9"/>
    <w:rsid w:val="00BC48D5"/>
    <w:rsid w:val="00BE54E5"/>
    <w:rsid w:val="00C36279"/>
    <w:rsid w:val="00C70628"/>
    <w:rsid w:val="00C81555"/>
    <w:rsid w:val="00C836A2"/>
    <w:rsid w:val="00CB0F08"/>
    <w:rsid w:val="00CB1612"/>
    <w:rsid w:val="00CB39FD"/>
    <w:rsid w:val="00D62BA0"/>
    <w:rsid w:val="00DF45E2"/>
    <w:rsid w:val="00E10C63"/>
    <w:rsid w:val="00E315A3"/>
    <w:rsid w:val="00EA7712"/>
    <w:rsid w:val="00EB5ECE"/>
    <w:rsid w:val="00EC63E6"/>
    <w:rsid w:val="00EE588D"/>
    <w:rsid w:val="00EE65E8"/>
    <w:rsid w:val="00F045F8"/>
    <w:rsid w:val="00F074C2"/>
    <w:rsid w:val="00F10881"/>
    <w:rsid w:val="00FA57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43E8"/>
  <w15:docId w15:val="{327E4D5B-A428-44F2-962B-F2FDF1B9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E7888"/>
    <w:pPr>
      <w:keepNext/>
      <w:keepLines/>
      <w:numPr>
        <w:numId w:val="16"/>
      </w:numPr>
      <w:spacing w:before="480" w:after="0"/>
      <w:outlineLvl w:val="0"/>
    </w:pPr>
    <w:rPr>
      <w:rFonts w:eastAsiaTheme="majorEastAsia" w:cstheme="majorBidi"/>
      <w:b/>
      <w:bCs/>
      <w:szCs w:val="32"/>
    </w:rPr>
  </w:style>
  <w:style w:type="paragraph" w:styleId="Heading2">
    <w:name w:val="heading 2"/>
    <w:basedOn w:val="Normal"/>
    <w:next w:val="BodyText"/>
    <w:uiPriority w:val="9"/>
    <w:unhideWhenUsed/>
    <w:qFormat/>
    <w:rsid w:val="00255094"/>
    <w:pPr>
      <w:keepNext/>
      <w:keepLines/>
      <w:numPr>
        <w:ilvl w:val="1"/>
        <w:numId w:val="16"/>
      </w:numPr>
      <w:spacing w:before="200" w:after="0"/>
      <w:ind w:left="360" w:hanging="360"/>
      <w:outlineLvl w:val="1"/>
    </w:pPr>
    <w:rPr>
      <w:rFonts w:eastAsiaTheme="majorEastAsia" w:cstheme="majorBidi"/>
      <w:b/>
      <w:bCs/>
      <w:szCs w:val="32"/>
    </w:rPr>
  </w:style>
  <w:style w:type="paragraph" w:styleId="Heading3">
    <w:name w:val="heading 3"/>
    <w:basedOn w:val="Normal"/>
    <w:next w:val="BodyText"/>
    <w:uiPriority w:val="9"/>
    <w:unhideWhenUsed/>
    <w:qFormat/>
    <w:rsid w:val="00255094"/>
    <w:pPr>
      <w:keepNext/>
      <w:keepLines/>
      <w:numPr>
        <w:ilvl w:val="2"/>
        <w:numId w:val="16"/>
      </w:numPr>
      <w:spacing w:before="200" w:after="0"/>
      <w:ind w:left="360" w:hanging="360"/>
      <w:outlineLvl w:val="2"/>
    </w:pPr>
    <w:rPr>
      <w:rFonts w:eastAsiaTheme="majorEastAsia" w:cstheme="majorBidi"/>
      <w:b/>
      <w:bCs/>
      <w:szCs w:val="28"/>
    </w:rPr>
  </w:style>
  <w:style w:type="paragraph" w:styleId="Heading4">
    <w:name w:val="heading 4"/>
    <w:basedOn w:val="Normal"/>
    <w:next w:val="BodyText"/>
    <w:uiPriority w:val="9"/>
    <w:unhideWhenUsed/>
    <w:qFormat/>
    <w:rsid w:val="00255094"/>
    <w:pPr>
      <w:keepNext/>
      <w:keepLines/>
      <w:numPr>
        <w:ilvl w:val="3"/>
        <w:numId w:val="16"/>
      </w:numPr>
      <w:spacing w:before="200" w:after="0"/>
      <w:ind w:left="360" w:hanging="360"/>
      <w:outlineLvl w:val="3"/>
    </w:pPr>
    <w:rPr>
      <w:rFonts w:eastAsiaTheme="majorEastAsia" w:cstheme="majorBidi"/>
      <w:b/>
      <w:bCs/>
    </w:rPr>
  </w:style>
  <w:style w:type="paragraph" w:styleId="Heading5">
    <w:name w:val="heading 5"/>
    <w:basedOn w:val="Normal"/>
    <w:next w:val="BodyText"/>
    <w:uiPriority w:val="9"/>
    <w:unhideWhenUsed/>
    <w:qFormat/>
    <w:rsid w:val="007F3F3E"/>
    <w:pPr>
      <w:keepNext/>
      <w:keepLines/>
      <w:numPr>
        <w:ilvl w:val="4"/>
        <w:numId w:val="16"/>
      </w:numPr>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E7888"/>
    <w:pPr>
      <w:keepNext/>
      <w:keepLines/>
      <w:numPr>
        <w:ilvl w:val="5"/>
        <w:numId w:val="16"/>
      </w:numPr>
      <w:spacing w:before="200" w:after="0"/>
      <w:outlineLvl w:val="5"/>
    </w:pPr>
    <w:rPr>
      <w:rFonts w:eastAsiaTheme="majorEastAsia" w:cstheme="majorBidi"/>
    </w:rPr>
  </w:style>
  <w:style w:type="paragraph" w:styleId="Heading7">
    <w:name w:val="heading 7"/>
    <w:basedOn w:val="Normal"/>
    <w:next w:val="Normal"/>
    <w:link w:val="Heading7Char"/>
    <w:rsid w:val="000C3066"/>
    <w:pPr>
      <w:keepNext/>
      <w:keepLines/>
      <w:pageBreakBefore/>
      <w:numPr>
        <w:ilvl w:val="6"/>
        <w:numId w:val="16"/>
      </w:numPr>
      <w:spacing w:before="40" w:after="0"/>
      <w:outlineLvl w:val="6"/>
    </w:pPr>
    <w:rPr>
      <w:rFonts w:asciiTheme="majorHAnsi" w:eastAsiaTheme="majorEastAsia" w:hAnsiTheme="majorHAnsi" w:cstheme="majorBidi"/>
      <w:i/>
      <w:iCs/>
      <w:color w:val="FFFFFF" w:themeColor="background1"/>
      <w:sz w:val="16"/>
    </w:rPr>
  </w:style>
  <w:style w:type="paragraph" w:styleId="Heading8">
    <w:name w:val="heading 8"/>
    <w:basedOn w:val="Normal"/>
    <w:next w:val="Normal"/>
    <w:link w:val="Heading8Char"/>
    <w:rsid w:val="00AB718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AB718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B14E0"/>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54DD"/>
    <w:pPr>
      <w:keepNext/>
      <w:keepLines/>
      <w:spacing w:before="480" w:after="240"/>
      <w:jc w:val="center"/>
    </w:pPr>
    <w:rPr>
      <w:rFonts w:asciiTheme="majorHAnsi" w:eastAsiaTheme="majorEastAsia" w:hAnsiTheme="majorHAnsi" w:cstheme="majorBidi"/>
      <w:b/>
      <w:bC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SmartHyperlink"/>
    <w:semiHidden/>
    <w:unhideWhenUsed/>
    <w:rsid w:val="001A36AC"/>
    <w:rPr>
      <w:color w:val="800080" w:themeColor="followedHyperlink"/>
      <w:u w:val="single"/>
    </w:rPr>
  </w:style>
  <w:style w:type="character" w:customStyle="1" w:styleId="BodyTextChar">
    <w:name w:val="Body Text Char"/>
    <w:basedOn w:val="DefaultParagraphFont"/>
    <w:link w:val="BodyText"/>
    <w:rsid w:val="001A36AC"/>
  </w:style>
  <w:style w:type="character" w:styleId="SmartHyperlink">
    <w:name w:val="Smart Hyperlink"/>
    <w:basedOn w:val="DefaultParagraphFont"/>
    <w:uiPriority w:val="99"/>
    <w:semiHidden/>
    <w:unhideWhenUsed/>
    <w:rsid w:val="001A36AC"/>
    <w:rPr>
      <w:u w:val="dotted"/>
    </w:rPr>
  </w:style>
  <w:style w:type="character" w:customStyle="1" w:styleId="Heading7Char">
    <w:name w:val="Heading 7 Char"/>
    <w:basedOn w:val="DefaultParagraphFont"/>
    <w:link w:val="Heading7"/>
    <w:rsid w:val="000C3066"/>
    <w:rPr>
      <w:rFonts w:asciiTheme="majorHAnsi" w:eastAsiaTheme="majorEastAsia" w:hAnsiTheme="majorHAnsi" w:cstheme="majorBidi"/>
      <w:i/>
      <w:iCs/>
      <w:color w:val="FFFFFF" w:themeColor="background1"/>
      <w:sz w:val="16"/>
    </w:rPr>
  </w:style>
  <w:style w:type="paragraph" w:styleId="Header">
    <w:name w:val="header"/>
    <w:basedOn w:val="Normal"/>
    <w:link w:val="HeaderChar"/>
    <w:unhideWhenUsed/>
    <w:rsid w:val="00C228A4"/>
    <w:pPr>
      <w:tabs>
        <w:tab w:val="center" w:pos="4680"/>
        <w:tab w:val="right" w:pos="9360"/>
      </w:tabs>
      <w:spacing w:after="0"/>
      <w:jc w:val="center"/>
    </w:pPr>
    <w:rPr>
      <w:rFonts w:ascii="Calibri" w:hAnsi="Calibri"/>
      <w:color w:val="000000" w:themeColor="text1"/>
      <w:sz w:val="20"/>
    </w:rPr>
  </w:style>
  <w:style w:type="character" w:customStyle="1" w:styleId="HeaderChar">
    <w:name w:val="Header Char"/>
    <w:basedOn w:val="DefaultParagraphFont"/>
    <w:link w:val="Header"/>
    <w:rsid w:val="00C228A4"/>
    <w:rPr>
      <w:rFonts w:ascii="Calibri" w:hAnsi="Calibri"/>
      <w:color w:val="000000" w:themeColor="text1"/>
      <w:sz w:val="20"/>
    </w:rPr>
  </w:style>
  <w:style w:type="paragraph" w:customStyle="1" w:styleId="Heading">
    <w:name w:val="Heading"/>
    <w:basedOn w:val="Header"/>
    <w:qFormat/>
    <w:rsid w:val="00C228A4"/>
  </w:style>
  <w:style w:type="character" w:customStyle="1" w:styleId="Heading8Char">
    <w:name w:val="Heading 8 Char"/>
    <w:basedOn w:val="DefaultParagraphFont"/>
    <w:link w:val="Heading8"/>
    <w:rsid w:val="00AB71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B718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semiHidden/>
    <w:unhideWhenUsed/>
    <w:rsid w:val="00D62BA0"/>
    <w:rPr>
      <w:sz w:val="16"/>
      <w:szCs w:val="16"/>
    </w:rPr>
  </w:style>
  <w:style w:type="paragraph" w:styleId="CommentText">
    <w:name w:val="annotation text"/>
    <w:basedOn w:val="Normal"/>
    <w:link w:val="CommentTextChar"/>
    <w:semiHidden/>
    <w:unhideWhenUsed/>
    <w:rsid w:val="00D62BA0"/>
    <w:rPr>
      <w:sz w:val="20"/>
      <w:szCs w:val="20"/>
    </w:rPr>
  </w:style>
  <w:style w:type="character" w:customStyle="1" w:styleId="CommentTextChar">
    <w:name w:val="Comment Text Char"/>
    <w:basedOn w:val="DefaultParagraphFont"/>
    <w:link w:val="CommentText"/>
    <w:semiHidden/>
    <w:rsid w:val="00D62BA0"/>
    <w:rPr>
      <w:sz w:val="20"/>
      <w:szCs w:val="20"/>
    </w:rPr>
  </w:style>
  <w:style w:type="paragraph" w:styleId="CommentSubject">
    <w:name w:val="annotation subject"/>
    <w:basedOn w:val="CommentText"/>
    <w:next w:val="CommentText"/>
    <w:link w:val="CommentSubjectChar"/>
    <w:semiHidden/>
    <w:unhideWhenUsed/>
    <w:rsid w:val="00D62BA0"/>
    <w:rPr>
      <w:b/>
      <w:bCs/>
    </w:rPr>
  </w:style>
  <w:style w:type="character" w:customStyle="1" w:styleId="CommentSubjectChar">
    <w:name w:val="Comment Subject Char"/>
    <w:basedOn w:val="CommentTextChar"/>
    <w:link w:val="CommentSubject"/>
    <w:semiHidden/>
    <w:rsid w:val="00D62BA0"/>
    <w:rPr>
      <w:b/>
      <w:bCs/>
      <w:sz w:val="20"/>
      <w:szCs w:val="20"/>
    </w:rPr>
  </w:style>
  <w:style w:type="paragraph" w:styleId="Revision">
    <w:name w:val="Revision"/>
    <w:hidden/>
    <w:semiHidden/>
    <w:rsid w:val="00D62BA0"/>
    <w:pPr>
      <w:spacing w:after="0"/>
    </w:pPr>
  </w:style>
  <w:style w:type="paragraph" w:styleId="BalloonText">
    <w:name w:val="Balloon Text"/>
    <w:basedOn w:val="Normal"/>
    <w:link w:val="BalloonTextChar"/>
    <w:semiHidden/>
    <w:unhideWhenUsed/>
    <w:rsid w:val="00D62BA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62BA0"/>
    <w:rPr>
      <w:rFonts w:ascii="Times New Roman" w:hAnsi="Times New Roman" w:cs="Times New Roman"/>
      <w:sz w:val="18"/>
      <w:szCs w:val="18"/>
    </w:rPr>
  </w:style>
  <w:style w:type="paragraph" w:styleId="ListParagraph">
    <w:name w:val="List Paragraph"/>
    <w:basedOn w:val="Normal"/>
    <w:rsid w:val="00EE5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24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9</Pages>
  <Words>11979</Words>
  <Characters>68283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The Adolescent Brain and Cognitive Development Study: Design and Analyses</vt:lpstr>
    </vt:vector>
  </TitlesOfParts>
  <Company/>
  <LinksUpToDate>false</LinksUpToDate>
  <CharactersWithSpaces>80102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Adolescent Brain and Cognitive Development Study: Design and Analyses</dc:title>
  <dc:subject/>
  <dc:creator>Wesley K. Thompson1;Hauke Bartsch2;Chun Chieh Fan3;Eric Feczko4;Hugh Garavan5;Donald Hagler3;Sage Hahn5;Samuel Hawes6;Steven Heeringa7;Terry Jernigan3;Andrew Littlefield8;Michael Neale9;Clare Palmer10;Martin P. Paulus11;Kenneth J. Sher12;Ashley Watts12*</dc:creator>
  <cp:keywords/>
  <dc:description/>
  <cp:lastModifiedBy>Samuel Hawes</cp:lastModifiedBy>
  <cp:revision>10</cp:revision>
  <dcterms:created xsi:type="dcterms:W3CDTF">2021-09-01T02:52:00Z</dcterms:created>
  <dcterms:modified xsi:type="dcterms:W3CDTF">2021-10-03T23:53:00Z</dcterms:modified>
</cp:coreProperties>
</file>